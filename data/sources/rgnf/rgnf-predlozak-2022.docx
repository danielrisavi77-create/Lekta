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1D439E" w14:textId="6C1831A6" w:rsidR="00D51B51" w:rsidRPr="00567C01" w:rsidRDefault="00000000" w:rsidP="005B3351">
      <w:pPr>
        <w:pStyle w:val="Naslovnica"/>
        <w:jc w:val="center"/>
      </w:pPr>
      <w:sdt>
        <w:sdtPr>
          <w:id w:val="345378297"/>
          <w:lock w:val="sdtContentLocked"/>
          <w:placeholder>
            <w:docPart w:val="3562BC002AFE40709735749D070578F4"/>
          </w:placeholder>
          <w:showingPlcHdr/>
        </w:sdtPr>
        <w:sdtContent>
          <w:r w:rsidR="00C02D32" w:rsidRPr="005B3351">
            <w:rPr>
              <w:rStyle w:val="NaslovnicaChar"/>
            </w:rPr>
            <w:t>SVEUČILIŠTE U ZAGREBU</w:t>
          </w:r>
        </w:sdtContent>
      </w:sdt>
      <w:r w:rsidR="000211CE" w:rsidRPr="00567C01">
        <w:rPr>
          <w:noProof/>
          <w:lang w:eastAsia="hr-H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3A1561B5" wp14:editId="322D1E56">
                <wp:simplePos x="0" y="0"/>
                <wp:positionH relativeFrom="margin">
                  <wp:posOffset>-3810</wp:posOffset>
                </wp:positionH>
                <wp:positionV relativeFrom="paragraph">
                  <wp:posOffset>8659495</wp:posOffset>
                </wp:positionV>
                <wp:extent cx="5572760" cy="217170"/>
                <wp:effectExtent l="0" t="0" r="8890" b="1143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760" cy="217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3059C" w14:textId="1DF65181" w:rsidR="00E81659" w:rsidRPr="00F77696" w:rsidRDefault="00000000" w:rsidP="005B3351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rStyle w:val="NaslovnicaChar"/>
                                </w:rPr>
                                <w:id w:val="-603273742"/>
                                <w:lock w:val="sdtContentLocked"/>
                                <w:placeholder>
                                  <w:docPart w:val="2B992C428CE34E5189B0503CCEA8B2C4"/>
                                </w:placeholder>
                                <w:showingPlcHdr/>
                              </w:sdtPr>
                              <w:sdtContent>
                                <w:r w:rsidR="00E81659" w:rsidRPr="005B3351">
                                  <w:rPr>
                                    <w:rStyle w:val="NaslovnicaChar"/>
                                  </w:rPr>
                                  <w:t xml:space="preserve">Zagreb, 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rStyle w:val="NaslovnicaChar"/>
                                </w:rPr>
                                <w:id w:val="794797767"/>
                                <w:lock w:val="sdtLocked"/>
                                <w:placeholder>
                                  <w:docPart w:val="594E1DB7297E4AB69BA39444753A16FD"/>
                                </w:placeholder>
                                <w:showingPlcHdr/>
                              </w:sdtPr>
                              <w:sdtContent>
                                <w:r w:rsidR="00E81659" w:rsidRPr="004B5FA4">
                                  <w:rPr>
                                    <w:rStyle w:val="NaslovnicaChar"/>
                                    <w:color w:val="BFBFBF" w:themeColor="background1" w:themeShade="BF"/>
                                  </w:rPr>
                                  <w:t>godina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561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3pt;margin-top:681.85pt;width:438.8pt;height:17.1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" filled="f" stroked="f">
                <v:textbox inset="0,0,0,0">
                  <w:txbxContent>
                    <w:p w14:paraId="3B33059C" w14:textId="1DF65181" w:rsidR="00E81659" w:rsidRPr="00F77696" w:rsidRDefault="00000000" w:rsidP="005B3351">
                      <w:pPr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rStyle w:val="NaslovnicaChar"/>
                          </w:rPr>
                          <w:id w:val="-603273742"/>
                          <w:lock w:val="sdtContentLocked"/>
                          <w:placeholder>
                            <w:docPart w:val="2B992C428CE34E5189B0503CCEA8B2C4"/>
                          </w:placeholder>
                          <w:showingPlcHdr/>
                        </w:sdtPr>
                        <w:sdtContent>
                          <w:r w:rsidR="00E81659" w:rsidRPr="005B3351">
                            <w:rPr>
                              <w:rStyle w:val="NaslovnicaChar"/>
                            </w:rPr>
                            <w:t xml:space="preserve">Zagreb, </w:t>
                          </w:r>
                        </w:sdtContent>
                      </w:sdt>
                      <w:sdt>
                        <w:sdtPr>
                          <w:rPr>
                            <w:rStyle w:val="NaslovnicaChar"/>
                          </w:rPr>
                          <w:id w:val="794797767"/>
                          <w:lock w:val="sdtLocked"/>
                          <w:placeholder>
                            <w:docPart w:val="594E1DB7297E4AB69BA39444753A16FD"/>
                          </w:placeholder>
                          <w:showingPlcHdr/>
                        </w:sdtPr>
                        <w:sdtContent>
                          <w:r w:rsidR="00E81659" w:rsidRPr="004B5FA4">
                            <w:rPr>
                              <w:rStyle w:val="NaslovnicaChar"/>
                              <w:color w:val="BFBFBF" w:themeColor="background1" w:themeShade="BF"/>
                            </w:rPr>
                            <w:t>godina</w:t>
                          </w:r>
                        </w:sdtContent>
                      </w:sdt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B804F9" w14:textId="634C9B0C" w:rsidR="00D51B51" w:rsidRPr="005B3351" w:rsidRDefault="00000000" w:rsidP="005B3351">
      <w:pPr>
        <w:pStyle w:val="Naslovnica"/>
        <w:jc w:val="center"/>
      </w:pPr>
      <w:sdt>
        <w:sdtPr>
          <w:id w:val="-39981826"/>
          <w:lock w:val="sdtContentLocked"/>
          <w:placeholder>
            <w:docPart w:val="E887D1470C984F62B4F44D734C634130"/>
          </w:placeholder>
          <w:showingPlcHdr/>
        </w:sdtPr>
        <w:sdtContent>
          <w:r w:rsidR="00C02D32" w:rsidRPr="005B3351">
            <w:rPr>
              <w:rStyle w:val="PlaceholderText"/>
              <w:color w:val="auto"/>
            </w:rPr>
            <w:t>RUDARSKO-GEOLOŠKO-NAFTNI FAKULTET</w:t>
          </w:r>
        </w:sdtContent>
      </w:sdt>
    </w:p>
    <w:p w14:paraId="1AA3B8F9" w14:textId="1044F612" w:rsidR="00D51B51" w:rsidRPr="00567C01" w:rsidRDefault="00000000" w:rsidP="005B3351">
      <w:pPr>
        <w:pStyle w:val="Naslovnica"/>
        <w:jc w:val="center"/>
      </w:pPr>
      <w:sdt>
        <w:sdtPr>
          <w:id w:val="881979142"/>
          <w:lock w:val="sdtLocked"/>
          <w:placeholder>
            <w:docPart w:val="63E949386C064FFB8FA5ED7FF7EC6A8D"/>
          </w:placeholder>
          <w:comboBox>
            <w:listItem w:displayText="Prijediplomski studij" w:value="Prijediplomski studij"/>
            <w:listItem w:displayText="Diplomski studij" w:value="Diplomski studij"/>
          </w:comboBox>
        </w:sdtPr>
        <w:sdtContent>
          <w:r w:rsidR="008A04DA">
            <w:t>Prijediplomski</w:t>
          </w:r>
          <w:r w:rsidR="00F651E5">
            <w:t xml:space="preserve"> studij</w:t>
          </w:r>
        </w:sdtContent>
      </w:sdt>
      <w:r w:rsidR="00C13E8C">
        <w:t xml:space="preserve"> </w:t>
      </w:r>
      <w:sdt>
        <w:sdtPr>
          <w:alias w:val="Naziv studija"/>
          <w:tag w:val="Naziv studija"/>
          <w:id w:val="-576597833"/>
          <w:lock w:val="sdtLocked"/>
          <w:placeholder>
            <w:docPart w:val="2F7A4DD3EF2040E5BEDA96550281D946"/>
          </w:placeholder>
          <w:comboBox>
            <w:listItem w:displayText="rudarstva" w:value="rudarstva"/>
            <w:listItem w:displayText="geološkog inženjerstva" w:value="geološkog inženjerstva"/>
            <w:listItem w:displayText="naftnog rudarstva" w:value="naftnog rudarstva"/>
            <w:listItem w:displayText="geologije" w:value="geologije"/>
          </w:comboBox>
        </w:sdtPr>
        <w:sdtContent>
          <w:r w:rsidR="00F651E5">
            <w:t>naftnog rudarstva</w:t>
          </w:r>
        </w:sdtContent>
      </w:sdt>
    </w:p>
    <w:p w14:paraId="15FBED3E" w14:textId="77777777" w:rsidR="00D51B51" w:rsidRPr="00567C01" w:rsidRDefault="00D51B51" w:rsidP="005B3351">
      <w:pPr>
        <w:pStyle w:val="Naslovnica"/>
      </w:pPr>
    </w:p>
    <w:p w14:paraId="51A0CC52" w14:textId="77777777" w:rsidR="00801AD7" w:rsidRPr="00567C01" w:rsidRDefault="00801AD7" w:rsidP="005B3351">
      <w:pPr>
        <w:pStyle w:val="Naslovnica"/>
      </w:pPr>
    </w:p>
    <w:p w14:paraId="4DCE3B45" w14:textId="77777777" w:rsidR="00B9192F" w:rsidRPr="00567C01" w:rsidRDefault="00B9192F" w:rsidP="005B3351">
      <w:pPr>
        <w:pStyle w:val="Naslovnica"/>
      </w:pPr>
    </w:p>
    <w:p w14:paraId="0D3AE5B8" w14:textId="77777777" w:rsidR="007701D7" w:rsidRPr="00567C01" w:rsidRDefault="007701D7" w:rsidP="005B3351">
      <w:pPr>
        <w:pStyle w:val="Naslovnica"/>
      </w:pPr>
    </w:p>
    <w:p w14:paraId="40F25C0F" w14:textId="77777777" w:rsidR="00D51B51" w:rsidRPr="00567C01" w:rsidRDefault="00D51B51" w:rsidP="005B3351">
      <w:pPr>
        <w:pStyle w:val="Naslovnica"/>
      </w:pPr>
    </w:p>
    <w:p w14:paraId="2CC274CE" w14:textId="55BC4B89" w:rsidR="00D51B51" w:rsidRPr="00567C01" w:rsidRDefault="00D51B51" w:rsidP="005B3351">
      <w:pPr>
        <w:pStyle w:val="Naslovnica"/>
      </w:pPr>
    </w:p>
    <w:sdt>
      <w:sdtPr>
        <w:alias w:val="Naziv teme"/>
        <w:tag w:val="Upiši naziv teme"/>
        <w:id w:val="1623568888"/>
        <w:lock w:val="sdtLocked"/>
        <w:placeholder>
          <w:docPart w:val="28FD563E09E34C6EB9288F211FEC3A42"/>
        </w:placeholder>
        <w:showingPlcHdr/>
      </w:sdtPr>
      <w:sdtContent>
        <w:p w14:paraId="36A9D608" w14:textId="54041588" w:rsidR="00D51B51" w:rsidRPr="005B3351" w:rsidRDefault="001F0F87" w:rsidP="00303F74">
          <w:pPr>
            <w:pStyle w:val="Nazivteme"/>
            <w:ind w:firstLine="0"/>
            <w:jc w:val="center"/>
            <w:rPr>
              <w:rStyle w:val="NazivtemeChar"/>
              <w:b/>
              <w:caps/>
              <w:color w:val="auto"/>
            </w:rPr>
          </w:pPr>
          <w:r w:rsidRPr="0052627A">
            <w:rPr>
              <w:rStyle w:val="NaslovnicaChar"/>
              <w:b w:val="0"/>
              <w:color w:val="BFBFBF" w:themeColor="background1" w:themeShade="BF"/>
            </w:rPr>
            <w:t>NASLOV RADA</w:t>
          </w:r>
        </w:p>
      </w:sdtContent>
    </w:sdt>
    <w:p w14:paraId="2C84B970" w14:textId="42D92FB1" w:rsidR="00077F45" w:rsidRPr="005B3351" w:rsidRDefault="00000000" w:rsidP="00B76505">
      <w:pPr>
        <w:pStyle w:val="Naslovnica"/>
        <w:spacing w:before="240"/>
        <w:jc w:val="center"/>
      </w:pPr>
      <w:sdt>
        <w:sdtPr>
          <w:rPr>
            <w:rStyle w:val="NaslovnicaChar"/>
          </w:rPr>
          <w:alias w:val="Vrsta rada"/>
          <w:tag w:val="Odaberi vrstu rada"/>
          <w:id w:val="-1599708700"/>
          <w:lock w:val="sdtLocked"/>
          <w:placeholder>
            <w:docPart w:val="D94514D337704A068C97175FAE5A7341"/>
          </w:placeholder>
          <w:showingPlcHdr/>
          <w:comboBox>
            <w:listItem w:displayText="Završni rad" w:value="Završni rad"/>
            <w:listItem w:displayText="Diplomski rad" w:value="Diplomski rad"/>
          </w:comboBox>
        </w:sdtPr>
        <w:sdtEndPr>
          <w:rPr>
            <w:rStyle w:val="DefaultParagraphFont"/>
          </w:rPr>
        </w:sdtEndPr>
        <w:sdtContent>
          <w:r w:rsidR="007911DB" w:rsidRPr="004B5FA4">
            <w:rPr>
              <w:rStyle w:val="NaslovnicaChar"/>
              <w:color w:val="BFBFBF" w:themeColor="background1" w:themeShade="BF"/>
            </w:rPr>
            <w:t>Vrsta rada</w:t>
          </w:r>
        </w:sdtContent>
      </w:sdt>
    </w:p>
    <w:p w14:paraId="7ACAD0EE" w14:textId="77777777" w:rsidR="00077F45" w:rsidRPr="00567C01" w:rsidRDefault="00077F45" w:rsidP="005B3351">
      <w:pPr>
        <w:pStyle w:val="Naslovnica"/>
      </w:pPr>
    </w:p>
    <w:p w14:paraId="51BE3318" w14:textId="77777777" w:rsidR="00077F45" w:rsidRPr="00567C01" w:rsidRDefault="00077F45" w:rsidP="005B3351">
      <w:pPr>
        <w:pStyle w:val="Naslovnica"/>
      </w:pPr>
    </w:p>
    <w:p w14:paraId="08BB0AA5" w14:textId="77777777" w:rsidR="00077F45" w:rsidRPr="00567C01" w:rsidRDefault="00077F45" w:rsidP="005B3351">
      <w:pPr>
        <w:pStyle w:val="Naslovnica"/>
      </w:pPr>
    </w:p>
    <w:p w14:paraId="0A941723" w14:textId="77777777" w:rsidR="00077F45" w:rsidRPr="00567C01" w:rsidRDefault="00077F45" w:rsidP="005B3351">
      <w:pPr>
        <w:pStyle w:val="Naslovnica"/>
      </w:pPr>
    </w:p>
    <w:p w14:paraId="26EA7FF0" w14:textId="77777777" w:rsidR="007701D7" w:rsidRPr="00567C01" w:rsidRDefault="007701D7" w:rsidP="005B3351">
      <w:pPr>
        <w:pStyle w:val="Naslovnica"/>
      </w:pPr>
    </w:p>
    <w:p w14:paraId="69A0419F" w14:textId="77777777" w:rsidR="00077F45" w:rsidRPr="00567C01" w:rsidRDefault="00077F45" w:rsidP="005B3351">
      <w:pPr>
        <w:pStyle w:val="Naslovnica"/>
      </w:pPr>
    </w:p>
    <w:p w14:paraId="44026593" w14:textId="77777777" w:rsidR="00077F45" w:rsidRPr="00567C01" w:rsidRDefault="00077F45" w:rsidP="005B3351">
      <w:pPr>
        <w:pStyle w:val="Naslovnica"/>
      </w:pPr>
    </w:p>
    <w:sdt>
      <w:sdtPr>
        <w:rPr>
          <w:rStyle w:val="NaslovnicaChar"/>
        </w:rPr>
        <w:alias w:val="Ime i prezime"/>
        <w:tag w:val="Ime i prezime"/>
        <w:id w:val="755324627"/>
        <w:lock w:val="sdtLocked"/>
        <w:placeholder>
          <w:docPart w:val="97DD38B259394D20BC1D3E789CDC6361"/>
        </w:placeholder>
        <w:showingPlcHdr/>
      </w:sdtPr>
      <w:sdtEndPr>
        <w:rPr>
          <w:rStyle w:val="DefaultParagraphFont"/>
        </w:rPr>
      </w:sdtEndPr>
      <w:sdtContent>
        <w:p w14:paraId="2AFF9910" w14:textId="49FBBFA5" w:rsidR="00077F45" w:rsidRPr="00567C01" w:rsidRDefault="00490BBB" w:rsidP="005B3351">
          <w:pPr>
            <w:pStyle w:val="Naslovnica"/>
            <w:jc w:val="center"/>
          </w:pPr>
          <w:r w:rsidRPr="004B5FA4">
            <w:rPr>
              <w:rStyle w:val="NaslovnicaChar"/>
              <w:color w:val="BFBFBF" w:themeColor="background1" w:themeShade="BF"/>
            </w:rPr>
            <w:t>Ime i prezime</w:t>
          </w:r>
        </w:p>
      </w:sdtContent>
    </w:sdt>
    <w:p w14:paraId="2A9FBA6E" w14:textId="60C5B44F" w:rsidR="00077F45" w:rsidRPr="005B3351" w:rsidRDefault="00000000" w:rsidP="005B3351">
      <w:pPr>
        <w:pStyle w:val="Naslovnica"/>
        <w:jc w:val="center"/>
      </w:pPr>
      <w:sdt>
        <w:sdtPr>
          <w:rPr>
            <w:rStyle w:val="NaslovnicaChar"/>
          </w:rPr>
          <w:alias w:val="Matični broj"/>
          <w:tag w:val="Matični broj"/>
          <w:id w:val="-109891902"/>
          <w:lock w:val="sdtLocked"/>
          <w:placeholder>
            <w:docPart w:val="698286AFE7104111B05D3F46B7409E98"/>
          </w:placeholder>
          <w:showingPlcHdr/>
        </w:sdtPr>
        <w:sdtEndPr>
          <w:rPr>
            <w:rStyle w:val="DefaultParagraphFont"/>
          </w:rPr>
        </w:sdtEndPr>
        <w:sdtContent>
          <w:r w:rsidR="00490BBB" w:rsidRPr="004B5FA4">
            <w:rPr>
              <w:rStyle w:val="PlaceholderText"/>
              <w:color w:val="BFBFBF" w:themeColor="background1" w:themeShade="BF"/>
            </w:rPr>
            <w:t>Matični broj</w:t>
          </w:r>
          <w:r w:rsidR="007911DB">
            <w:rPr>
              <w:rStyle w:val="PlaceholderText"/>
              <w:color w:val="BFBFBF" w:themeColor="background1" w:themeShade="BF"/>
            </w:rPr>
            <w:t xml:space="preserve"> (npr. R2564)</w:t>
          </w:r>
        </w:sdtContent>
      </w:sdt>
    </w:p>
    <w:p w14:paraId="1059E4C2" w14:textId="4ED6A8D2" w:rsidR="002F3BFD" w:rsidRPr="00567C01" w:rsidRDefault="002F3BFD" w:rsidP="4C08F64B">
      <w:pPr>
        <w:ind w:firstLine="0"/>
        <w:sectPr w:rsidR="002F3BFD" w:rsidRPr="00567C01" w:rsidSect="004B13A0"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2D380465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6F6453F6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54C441AF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92B820A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0E8C3334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79461E6F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991AFE0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1EAAFD5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25F043CD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16D774B7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7B5D6674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628F0EEC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19AEC194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55E81382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9DDBC03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4C4935A1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702903BB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20E0A093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27FF17B8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5956C1F5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09DE03DF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AF52A64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32A86702" w14:textId="77777777" w:rsid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</w:pPr>
    </w:p>
    <w:p w14:paraId="056D1E51" w14:textId="659B614B" w:rsidR="00F06C1A" w:rsidRPr="00F06C1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  <w:rPr>
          <w:color w:val="FF0000"/>
          <w:sz w:val="28"/>
          <w:szCs w:val="28"/>
        </w:rPr>
      </w:pPr>
      <w:r w:rsidRPr="00F06C1A">
        <w:rPr>
          <w:color w:val="FF0000"/>
          <w:sz w:val="28"/>
          <w:szCs w:val="28"/>
        </w:rPr>
        <w:t xml:space="preserve">Umjesto ove stranice </w:t>
      </w:r>
      <w:r w:rsidR="00B81F93">
        <w:rPr>
          <w:color w:val="FF0000"/>
          <w:sz w:val="28"/>
          <w:szCs w:val="28"/>
        </w:rPr>
        <w:t>umeće</w:t>
      </w:r>
      <w:r w:rsidRPr="00F06C1A">
        <w:rPr>
          <w:color w:val="FF0000"/>
          <w:sz w:val="28"/>
          <w:szCs w:val="28"/>
        </w:rPr>
        <w:t xml:space="preserve"> se</w:t>
      </w:r>
    </w:p>
    <w:p w14:paraId="7467AB42" w14:textId="3DE6D4DD" w:rsidR="00B44EDA" w:rsidRDefault="00F06C1A" w:rsidP="00F06C1A">
      <w:pPr>
        <w:pStyle w:val="Sazetak"/>
        <w:tabs>
          <w:tab w:val="right" w:pos="8647"/>
        </w:tabs>
        <w:spacing w:after="60" w:line="240" w:lineRule="auto"/>
        <w:jc w:val="center"/>
        <w:rPr>
          <w:color w:val="FF0000"/>
          <w:sz w:val="28"/>
          <w:szCs w:val="28"/>
        </w:rPr>
      </w:pPr>
      <w:r w:rsidRPr="00F06C1A">
        <w:rPr>
          <w:color w:val="FF0000"/>
          <w:sz w:val="28"/>
          <w:szCs w:val="28"/>
        </w:rPr>
        <w:t>RJEŠENJE O ODOBRENJU TEME</w:t>
      </w:r>
    </w:p>
    <w:p w14:paraId="5B8101D1" w14:textId="77777777" w:rsidR="00FF08F6" w:rsidRDefault="00FF08F6" w:rsidP="00F06C1A">
      <w:pPr>
        <w:pStyle w:val="Sazetak"/>
        <w:tabs>
          <w:tab w:val="right" w:pos="8647"/>
        </w:tabs>
        <w:spacing w:after="60" w:line="240" w:lineRule="auto"/>
        <w:jc w:val="center"/>
        <w:rPr>
          <w:color w:val="FF0000"/>
          <w:sz w:val="28"/>
          <w:szCs w:val="28"/>
        </w:rPr>
      </w:pPr>
    </w:p>
    <w:p w14:paraId="46A213D2" w14:textId="03E68772" w:rsidR="00F06C1A" w:rsidRPr="00FF08F6" w:rsidRDefault="00FF08F6" w:rsidP="00F06C1A">
      <w:pPr>
        <w:pStyle w:val="Sazetak"/>
        <w:tabs>
          <w:tab w:val="right" w:pos="8647"/>
        </w:tabs>
        <w:spacing w:after="60" w:line="240" w:lineRule="auto"/>
        <w:jc w:val="center"/>
        <w:rPr>
          <w:color w:val="FF0000"/>
          <w:sz w:val="28"/>
          <w:szCs w:val="28"/>
        </w:rPr>
      </w:pPr>
      <w:r w:rsidRPr="00FF08F6">
        <w:rPr>
          <w:color w:val="FF0000"/>
          <w:sz w:val="28"/>
          <w:szCs w:val="28"/>
        </w:rPr>
        <w:t>(stranicu potrebno izbrisati)</w:t>
      </w:r>
      <w:r w:rsidR="00F06C1A" w:rsidRPr="00FF08F6">
        <w:rPr>
          <w:color w:val="FF0000"/>
          <w:sz w:val="28"/>
          <w:szCs w:val="28"/>
        </w:rPr>
        <w:br w:type="page"/>
      </w:r>
    </w:p>
    <w:p w14:paraId="3781CEFD" w14:textId="7882A287" w:rsidR="00D532F4" w:rsidRDefault="00CE16D0" w:rsidP="00D532F4">
      <w:pPr>
        <w:pStyle w:val="Sazetak"/>
        <w:tabs>
          <w:tab w:val="right" w:pos="8647"/>
        </w:tabs>
        <w:spacing w:after="60" w:line="240" w:lineRule="auto"/>
      </w:pPr>
      <w:r w:rsidRPr="00567C01">
        <w:rPr>
          <w:noProof/>
          <w:lang w:eastAsia="hr-HR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1" layoutInCell="1" allowOverlap="1" wp14:anchorId="2DC69117" wp14:editId="07F1A389">
                <wp:simplePos x="0" y="0"/>
                <wp:positionH relativeFrom="margin">
                  <wp:posOffset>-3810</wp:posOffset>
                </wp:positionH>
                <wp:positionV relativeFrom="page">
                  <wp:posOffset>9601200</wp:posOffset>
                </wp:positionV>
                <wp:extent cx="5572800" cy="169200"/>
                <wp:effectExtent l="0" t="0" r="8890" b="254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800" cy="16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F622F" w14:textId="5702A660" w:rsidR="00E81659" w:rsidRPr="00DF487B" w:rsidRDefault="00E81659" w:rsidP="004D44D9">
                            <w:pPr>
                              <w:pStyle w:val="Sazetak"/>
                            </w:pPr>
                            <w:r w:rsidRPr="00DF487B">
                              <w:t xml:space="preserve">Datum obrane: </w:t>
                            </w:r>
                            <w:sdt>
                              <w:sdtPr>
                                <w:id w:val="2025521982"/>
                                <w:placeholder>
                                  <w:docPart w:val="4B494A0C106649E0A70EFB24D62A42CD"/>
                                </w:placeholder>
                                <w:showingPlcHdr/>
                              </w:sdtPr>
                              <w:sdtContent>
                                <w:r w:rsidRPr="00801AD7">
                                  <w:rPr>
                                    <w:rStyle w:val="PlaceholderText"/>
                                    <w:color w:val="BFBFBF" w:themeColor="background1" w:themeShade="BF"/>
                                    <w:szCs w:val="20"/>
                                  </w:rPr>
                                  <w:t>datum</w:t>
                                </w:r>
                              </w:sdtContent>
                            </w:sdt>
                            <w:r>
                              <w:t xml:space="preserve">, Rudarsko-geološko-naftni fakultet Sveučilišta u Zagrebu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69117" id="_x0000_s1027" type="#_x0000_t202" style="position:absolute;margin-left:-.3pt;margin-top:756pt;width:438.8pt;height:13.3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" filled="f" stroked="f">
                <v:textbox inset="0,0,0,0">
                  <w:txbxContent>
                    <w:p w14:paraId="6C4F622F" w14:textId="5702A660" w:rsidR="00E81659" w:rsidRPr="00DF487B" w:rsidRDefault="00E81659" w:rsidP="004D44D9">
                      <w:pPr>
                        <w:pStyle w:val="Sazetak"/>
                      </w:pPr>
                      <w:r w:rsidRPr="00DF487B">
                        <w:t xml:space="preserve">Datum obrane: </w:t>
                      </w:r>
                      <w:sdt>
                        <w:sdtPr>
                          <w:id w:val="2025521982"/>
                          <w:placeholder>
                            <w:docPart w:val="4B494A0C106649E0A70EFB24D62A42CD"/>
                          </w:placeholder>
                          <w:showingPlcHdr/>
                        </w:sdtPr>
                        <w:sdtContent>
                          <w:r w:rsidRPr="00801AD7">
                            <w:rPr>
                              <w:rStyle w:val="PlaceholderText"/>
                              <w:color w:val="BFBFBF" w:themeColor="background1" w:themeShade="BF"/>
                              <w:szCs w:val="20"/>
                            </w:rPr>
                            <w:t>datum</w:t>
                          </w:r>
                        </w:sdtContent>
                      </w:sdt>
                      <w:r>
                        <w:t xml:space="preserve">, Rudarsko-geološko-naftni fakultet Sveučilišta u Zagrebu 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sdt>
        <w:sdtPr>
          <w:id w:val="658273220"/>
          <w:lock w:val="sdtContentLocked"/>
          <w:placeholder>
            <w:docPart w:val="28944194188B456CA6DB10122EF25F1C"/>
          </w:placeholder>
          <w:showingPlcHdr/>
        </w:sdtPr>
        <w:sdtContent>
          <w:r w:rsidR="00D532F4">
            <w:t>Sveučilište u Zagrebu</w:t>
          </w:r>
        </w:sdtContent>
      </w:sdt>
      <w:r w:rsidR="00D532F4">
        <w:t xml:space="preserve"> </w:t>
      </w:r>
      <w:r w:rsidR="00D532F4">
        <w:tab/>
      </w:r>
      <w:sdt>
        <w:sdtPr>
          <w:id w:val="-1364581535"/>
          <w:lock w:val="sdtLocked"/>
          <w:placeholder>
            <w:docPart w:val="9A43E3A760D44C05A9FFE89FDC572FF1"/>
          </w:placeholder>
          <w:showingPlcHdr/>
          <w:comboBox>
            <w:listItem w:displayText="Završni rad" w:value="Završni rad"/>
            <w:listItem w:displayText="Diplomski rad" w:value="Diplomski rad"/>
          </w:comboBox>
        </w:sdtPr>
        <w:sdtContent>
          <w:r w:rsidR="00490BBB" w:rsidRPr="004B5FA4">
            <w:rPr>
              <w:rStyle w:val="PlaceholderText"/>
              <w:color w:val="BFBFBF" w:themeColor="background1" w:themeShade="BF"/>
            </w:rPr>
            <w:t>Vrsta rada</w:t>
          </w:r>
        </w:sdtContent>
      </w:sdt>
    </w:p>
    <w:sdt>
      <w:sdtPr>
        <w:id w:val="1846586842"/>
        <w:lock w:val="sdtContentLocked"/>
        <w:placeholder>
          <w:docPart w:val="E4AE13CB87A64BD1AE0FC9919D31D539"/>
        </w:placeholder>
        <w:showingPlcHdr/>
      </w:sdtPr>
      <w:sdtContent>
        <w:p w14:paraId="349E6705" w14:textId="0D9727F3" w:rsidR="00D532F4" w:rsidRDefault="00D532F4" w:rsidP="00D532F4">
          <w:pPr>
            <w:pStyle w:val="Sazetak"/>
            <w:tabs>
              <w:tab w:val="right" w:pos="8647"/>
            </w:tabs>
            <w:spacing w:after="60" w:line="240" w:lineRule="auto"/>
          </w:pPr>
          <w:r>
            <w:rPr>
              <w:rStyle w:val="PlaceholderText"/>
              <w:color w:val="auto"/>
            </w:rPr>
            <w:t>Rudarsko-geološko-naftni fakultet</w:t>
          </w:r>
        </w:p>
      </w:sdtContent>
    </w:sdt>
    <w:sdt>
      <w:sdtPr>
        <w:rPr>
          <w:rStyle w:val="Style4"/>
        </w:rPr>
        <w:alias w:val="NASLOV RADA"/>
        <w:tag w:val="sfgdfgs"/>
        <w:id w:val="372041939"/>
        <w:lock w:val="sdtLocked"/>
        <w:placeholder>
          <w:docPart w:val="2FFA16A9C7094898B1ABEBFA223BC01B"/>
        </w:placeholder>
      </w:sdtPr>
      <w:sdtContent>
        <w:p w14:paraId="3761F8F3" w14:textId="60E69236" w:rsidR="007021D7" w:rsidRPr="00567C01" w:rsidRDefault="00754FD6" w:rsidP="001E041E">
          <w:pPr>
            <w:pStyle w:val="Sazetak"/>
            <w:spacing w:before="360" w:line="240" w:lineRule="auto"/>
            <w:jc w:val="center"/>
          </w:pPr>
          <w:r w:rsidRPr="00635F29">
            <w:rPr>
              <w:rStyle w:val="PlaceholderText"/>
              <w:color w:val="BFBFBF" w:themeColor="background1" w:themeShade="BF"/>
              <w:szCs w:val="20"/>
            </w:rPr>
            <w:t>NASLOV RADA</w:t>
          </w:r>
        </w:p>
      </w:sdtContent>
    </w:sdt>
    <w:sdt>
      <w:sdtPr>
        <w:id w:val="1577714262"/>
        <w:lock w:val="sdtLocked"/>
        <w:placeholder>
          <w:docPart w:val="D8F9BE7139524E73B52D0D1ABEC6DA02"/>
        </w:placeholder>
      </w:sdtPr>
      <w:sdtEndPr>
        <w:rPr>
          <w:szCs w:val="20"/>
        </w:rPr>
      </w:sdtEndPr>
      <w:sdtContent>
        <w:p w14:paraId="7801303D" w14:textId="182D69CC" w:rsidR="003E6808" w:rsidRPr="00001B32" w:rsidRDefault="001361FD" w:rsidP="001E041E">
          <w:pPr>
            <w:pStyle w:val="Sazetak"/>
            <w:spacing w:after="360"/>
            <w:jc w:val="center"/>
            <w:rPr>
              <w:szCs w:val="20"/>
            </w:rPr>
          </w:pPr>
          <w:r w:rsidRPr="00001B32">
            <w:rPr>
              <w:rStyle w:val="PlaceholderText"/>
              <w:color w:val="BFBFBF" w:themeColor="background1" w:themeShade="BF"/>
              <w:szCs w:val="20"/>
            </w:rPr>
            <w:t>Ime i prezime</w:t>
          </w:r>
        </w:p>
      </w:sdtContent>
    </w:sdt>
    <w:p w14:paraId="1BAB3C85" w14:textId="4F08BB07" w:rsidR="001E041E" w:rsidRDefault="00000000" w:rsidP="001E041E">
      <w:pPr>
        <w:pStyle w:val="Sazetak"/>
        <w:tabs>
          <w:tab w:val="left" w:pos="1701"/>
        </w:tabs>
        <w:spacing w:after="60" w:line="240" w:lineRule="auto"/>
      </w:pPr>
      <w:sdt>
        <w:sdtPr>
          <w:id w:val="-704096777"/>
          <w:lock w:val="sdtContentLocked"/>
          <w:placeholder>
            <w:docPart w:val="DefaultPlaceholder_1081868574"/>
          </w:placeholder>
        </w:sdtPr>
        <w:sdtContent>
          <w:r w:rsidR="00635F29">
            <w:t>Rad izrađen:</w:t>
          </w:r>
        </w:sdtContent>
      </w:sdt>
      <w:r w:rsidR="001E041E">
        <w:tab/>
      </w:r>
      <w:sdt>
        <w:sdtPr>
          <w:id w:val="814069370"/>
          <w:lock w:val="sdtContentLocked"/>
          <w:placeholder>
            <w:docPart w:val="DefaultPlaceholder_1081868574"/>
          </w:placeholder>
        </w:sdtPr>
        <w:sdtContent>
          <w:r w:rsidR="001E041E">
            <w:t>Sveučilište u Zagrebu</w:t>
          </w:r>
        </w:sdtContent>
      </w:sdt>
    </w:p>
    <w:p w14:paraId="18FD63A0" w14:textId="7F8DF759" w:rsidR="003E6808" w:rsidRPr="00567C01" w:rsidRDefault="003E6808" w:rsidP="001E041E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id w:val="145568194"/>
          <w:lock w:val="sdtContentLocked"/>
          <w:placeholder>
            <w:docPart w:val="DefaultPlaceholder_1081868574"/>
          </w:placeholder>
        </w:sdtPr>
        <w:sdtContent>
          <w:r w:rsidRPr="00567C01">
            <w:t>Rudarsko-geološko-naftni fakultet</w:t>
          </w:r>
        </w:sdtContent>
      </w:sdt>
    </w:p>
    <w:p w14:paraId="3423D853" w14:textId="7C1718F8" w:rsidR="003E6808" w:rsidRPr="00567C01" w:rsidRDefault="003E6808" w:rsidP="001E041E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alias w:val="Naziv zavoda"/>
          <w:tag w:val="Naziv zavoda"/>
          <w:id w:val="-750577004"/>
          <w:lock w:val="sdtLocked"/>
          <w:placeholder>
            <w:docPart w:val="791F99246F5F4026B63B589ED8F88649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Naziv zavoda</w:t>
          </w:r>
          <w:r w:rsidR="0086143B">
            <w:rPr>
              <w:rStyle w:val="PlaceholderText"/>
              <w:color w:val="BFBFBF" w:themeColor="background1" w:themeShade="BF"/>
              <w:szCs w:val="20"/>
            </w:rPr>
            <w:t xml:space="preserve"> (npr. Zavod za naftno inženjerstvo)</w:t>
          </w:r>
        </w:sdtContent>
      </w:sdt>
    </w:p>
    <w:p w14:paraId="08DF975C" w14:textId="7DF9F9C5" w:rsidR="003E6808" w:rsidRPr="00567C01" w:rsidRDefault="003E6808" w:rsidP="001E041E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id w:val="-203485131"/>
          <w:lock w:val="sdtContentLocked"/>
          <w:placeholder>
            <w:docPart w:val="DefaultPlaceholder_1081868574"/>
          </w:placeholder>
        </w:sdtPr>
        <w:sdtContent>
          <w:r w:rsidRPr="00567C01">
            <w:t>Pierottijeva 6, 10 000 Zagreb</w:t>
          </w:r>
        </w:sdtContent>
      </w:sdt>
    </w:p>
    <w:sdt>
      <w:sdtPr>
        <w:id w:val="925386413"/>
        <w:lock w:val="sdtContentLocked"/>
        <w:placeholder>
          <w:docPart w:val="DefaultPlaceholder_1081868574"/>
        </w:placeholder>
      </w:sdtPr>
      <w:sdtContent>
        <w:p w14:paraId="4BBD571A" w14:textId="6C55330C" w:rsidR="00EB0A2D" w:rsidRPr="00567C01" w:rsidRDefault="00EB0A2D" w:rsidP="001E041E">
          <w:pPr>
            <w:pStyle w:val="Sazetak"/>
            <w:spacing w:before="240" w:after="120" w:line="240" w:lineRule="auto"/>
            <w:jc w:val="center"/>
          </w:pPr>
          <w:r w:rsidRPr="00567C01">
            <w:t>Sažetak</w:t>
          </w:r>
        </w:p>
      </w:sdtContent>
    </w:sdt>
    <w:sdt>
      <w:sdtPr>
        <w:id w:val="1206529264"/>
        <w:lock w:val="sdtLocked"/>
        <w:placeholder>
          <w:docPart w:val="26FBB6EFE217474882D237CA14855B01"/>
        </w:placeholder>
      </w:sdtPr>
      <w:sdtContent>
        <w:p w14:paraId="044E6427" w14:textId="234D65A0" w:rsidR="005C6652" w:rsidRPr="00567C01" w:rsidRDefault="00490BBB" w:rsidP="00713360">
          <w:pPr>
            <w:pStyle w:val="Sazetak"/>
            <w:jc w:val="both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Upisati sažetak. Font: Times New Roman, 10 pt. Najviše 2500 znakova ubrajajući i razmake.</w:t>
          </w:r>
        </w:p>
      </w:sdtContent>
    </w:sdt>
    <w:p w14:paraId="4E64D022" w14:textId="45DD3D57" w:rsidR="005C6652" w:rsidRPr="00567C01" w:rsidRDefault="00000000" w:rsidP="00E74DE9">
      <w:pPr>
        <w:pStyle w:val="Sazetak"/>
        <w:tabs>
          <w:tab w:val="left" w:pos="1701"/>
        </w:tabs>
        <w:spacing w:after="120" w:line="240" w:lineRule="auto"/>
        <w:ind w:left="1701" w:hanging="1701"/>
      </w:pPr>
      <w:sdt>
        <w:sdtPr>
          <w:id w:val="1668742369"/>
          <w:placeholder>
            <w:docPart w:val="DefaultPlaceholder_1081868574"/>
          </w:placeholder>
        </w:sdtPr>
        <w:sdtContent>
          <w:r w:rsidR="005C6652" w:rsidRPr="00567C01">
            <w:t>Ključne riječi:</w:t>
          </w:r>
        </w:sdtContent>
      </w:sdt>
      <w:r w:rsidR="001E041E">
        <w:tab/>
      </w:r>
      <w:sdt>
        <w:sdtPr>
          <w:id w:val="970722560"/>
          <w:placeholder>
            <w:docPart w:val="B412E30D83354342944F642AC4829802"/>
          </w:placeholder>
          <w:showingPlcHdr/>
        </w:sdtPr>
        <w:sdtContent>
          <w:r w:rsidR="00E74DE9" w:rsidRPr="004B5FA4">
            <w:rPr>
              <w:rStyle w:val="PlaceholderText"/>
              <w:color w:val="BFBFBF" w:themeColor="background1" w:themeShade="BF"/>
              <w:szCs w:val="20"/>
            </w:rPr>
            <w:t>Upisati ključne riječi</w:t>
          </w:r>
        </w:sdtContent>
      </w:sdt>
    </w:p>
    <w:p w14:paraId="00299D84" w14:textId="05E92560" w:rsidR="00EB0A2D" w:rsidRPr="00567C01" w:rsidRDefault="00000000" w:rsidP="00713360">
      <w:pPr>
        <w:pStyle w:val="Sazetak"/>
        <w:tabs>
          <w:tab w:val="left" w:pos="1701"/>
        </w:tabs>
        <w:spacing w:before="120" w:after="120" w:line="240" w:lineRule="auto"/>
      </w:pPr>
      <w:sdt>
        <w:sdtPr>
          <w:id w:val="-1127239586"/>
          <w:placeholder>
            <w:docPart w:val="DefaultPlaceholder_1081868574"/>
          </w:placeholder>
        </w:sdtPr>
        <w:sdtContent>
          <w:r w:rsidR="00EB0A2D" w:rsidRPr="00567C01">
            <w:t>Završni rad sadrži:</w:t>
          </w:r>
        </w:sdtContent>
      </w:sdt>
      <w:r w:rsidR="001E041E">
        <w:tab/>
      </w:r>
      <w:sdt>
        <w:sdtPr>
          <w:id w:val="-273400825"/>
          <w:placeholder>
            <w:docPart w:val="9CA9A37F5C624470821E7645303B3E41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bro</w:t>
          </w:r>
          <w:r w:rsidR="00490BBB" w:rsidRPr="00801AD7">
            <w:rPr>
              <w:rStyle w:val="PlaceholderText"/>
              <w:color w:val="BFBFBF" w:themeColor="background1" w:themeShade="BF"/>
              <w:szCs w:val="20"/>
            </w:rPr>
            <w:t>j</w:t>
          </w:r>
        </w:sdtContent>
      </w:sdt>
      <w:r w:rsidR="00EB0A2D" w:rsidRPr="00567C01">
        <w:t xml:space="preserve"> stranic</w:t>
      </w:r>
      <w:r w:rsidR="00635F29">
        <w:t>e</w:t>
      </w:r>
      <w:r w:rsidR="00EB0A2D" w:rsidRPr="00567C01">
        <w:t xml:space="preserve">, </w:t>
      </w:r>
      <w:sdt>
        <w:sdtPr>
          <w:id w:val="749165797"/>
          <w:placeholder>
            <w:docPart w:val="27BCF984073447D2A583B4DBE42C36AA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sdtContent>
      </w:sdt>
      <w:r w:rsidR="00EB0A2D" w:rsidRPr="00567C01">
        <w:t xml:space="preserve"> tablica, </w:t>
      </w:r>
      <w:sdt>
        <w:sdtPr>
          <w:id w:val="111414967"/>
          <w:placeholder>
            <w:docPart w:val="9F76CA6D5EAD4E26A32DC95E900663BF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sdtContent>
      </w:sdt>
      <w:r w:rsidR="00EB0A2D" w:rsidRPr="00567C01">
        <w:t xml:space="preserve"> slika, </w:t>
      </w:r>
      <w:sdt>
        <w:sdtPr>
          <w:id w:val="-661159321"/>
          <w:placeholder>
            <w:docPart w:val="F19CECA5CFBA4835A60C9FE507CD5D77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sdtContent>
      </w:sdt>
      <w:r w:rsidR="00EB0A2D" w:rsidRPr="00567C01">
        <w:t xml:space="preserve"> priloga, i </w:t>
      </w:r>
      <w:sdt>
        <w:sdtPr>
          <w:id w:val="282159248"/>
          <w:placeholder>
            <w:docPart w:val="E6173C60E76C4484A5B6DF81C34189BB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sdtContent>
      </w:sdt>
      <w:r w:rsidR="00EB0A2D" w:rsidRPr="00567C01">
        <w:t xml:space="preserve"> reference.</w:t>
      </w:r>
    </w:p>
    <w:p w14:paraId="578C8AA6" w14:textId="5BE2D84E" w:rsidR="00EB0A2D" w:rsidRPr="00567C01" w:rsidRDefault="00000000" w:rsidP="001E041E">
      <w:pPr>
        <w:pStyle w:val="Sazetak"/>
        <w:tabs>
          <w:tab w:val="left" w:pos="1701"/>
        </w:tabs>
      </w:pPr>
      <w:sdt>
        <w:sdtPr>
          <w:id w:val="-1856104781"/>
          <w:placeholder>
            <w:docPart w:val="DefaultPlaceholder_1081868574"/>
          </w:placeholder>
        </w:sdtPr>
        <w:sdtContent>
          <w:r w:rsidR="00EB0A2D" w:rsidRPr="00567C01">
            <w:t>Jezik izvornika:</w:t>
          </w:r>
        </w:sdtContent>
      </w:sdt>
      <w:r w:rsidR="00DF487B" w:rsidRPr="00567C01">
        <w:tab/>
      </w:r>
      <w:sdt>
        <w:sdtPr>
          <w:id w:val="-1245949111"/>
          <w:placeholder>
            <w:docPart w:val="24331E236E814E54AE00DB451960FFD3"/>
          </w:placeholder>
          <w:showingPlcHdr/>
        </w:sdtPr>
        <w:sdtContent>
          <w:r w:rsidR="00490BBB" w:rsidRPr="004B5FA4">
            <w:rPr>
              <w:rStyle w:val="PlaceholderText"/>
              <w:color w:val="BFBFBF" w:themeColor="background1" w:themeShade="BF"/>
              <w:szCs w:val="20"/>
            </w:rPr>
            <w:t>Hrvatski / Engleski</w:t>
          </w:r>
        </w:sdtContent>
      </w:sdt>
    </w:p>
    <w:sdt>
      <w:sdtPr>
        <w:id w:val="1235901287"/>
        <w:placeholder>
          <w:docPart w:val="DefaultPlaceholder_1081868574"/>
        </w:placeholder>
      </w:sdtPr>
      <w:sdtContent>
        <w:p w14:paraId="45AFD6E6" w14:textId="40669ACF" w:rsidR="00EB0A2D" w:rsidRPr="00567C01" w:rsidRDefault="001E041E" w:rsidP="008765B0">
          <w:pPr>
            <w:pStyle w:val="Sazetak"/>
            <w:tabs>
              <w:tab w:val="left" w:pos="1701"/>
            </w:tabs>
          </w:pPr>
          <w:r>
            <w:t>Pohrana rada:</w:t>
          </w:r>
          <w:r>
            <w:tab/>
          </w:r>
          <w:r w:rsidR="00EB0A2D" w:rsidRPr="00567C01">
            <w:t>Knjižnica Rudar</w:t>
          </w:r>
          <w:r w:rsidR="008C1684" w:rsidRPr="00567C01">
            <w:t xml:space="preserve">sko-geološko-naftnog fakulteta, </w:t>
          </w:r>
          <w:proofErr w:type="spellStart"/>
          <w:r w:rsidR="00EB0A2D" w:rsidRPr="00567C01">
            <w:t>Pierottijeva</w:t>
          </w:r>
          <w:proofErr w:type="spellEnd"/>
          <w:r w:rsidR="00EB0A2D" w:rsidRPr="00567C01">
            <w:t xml:space="preserve"> 6, Zagreb</w:t>
          </w:r>
        </w:p>
      </w:sdtContent>
    </w:sdt>
    <w:p w14:paraId="2FBF1612" w14:textId="1BCBA4B7" w:rsidR="008F2269" w:rsidRPr="00567C01" w:rsidRDefault="00000000" w:rsidP="00713360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1829637368"/>
          <w:placeholder>
            <w:docPart w:val="DefaultPlaceholder_1081868574"/>
          </w:placeholder>
        </w:sdtPr>
        <w:sdtContent>
          <w:r w:rsidR="006D477A" w:rsidRPr="00567C01">
            <w:t>Mentor</w:t>
          </w:r>
          <w:r w:rsidR="008F2269" w:rsidRPr="00567C01">
            <w:t>i</w:t>
          </w:r>
          <w:r w:rsidR="006D477A" w:rsidRPr="00567C01">
            <w:t>:</w:t>
          </w:r>
        </w:sdtContent>
      </w:sdt>
      <w:r w:rsidR="00490BBB">
        <w:tab/>
      </w:r>
      <w:r w:rsidR="00490BBB">
        <w:tab/>
      </w:r>
      <w:r w:rsidR="00490BBB">
        <w:tab/>
      </w:r>
      <w:r w:rsidR="00490BBB">
        <w:tab/>
      </w:r>
      <w:sdt>
        <w:sdtPr>
          <w:id w:val="986280433"/>
          <w:lock w:val="sdtLocked"/>
          <w:placeholder>
            <w:docPart w:val="520F7A1367B74316BC8C20D1B1103439"/>
          </w:placeholder>
          <w:showingPlcHdr/>
        </w:sdtPr>
        <w:sdtContent>
          <w:r w:rsidR="00550985" w:rsidRPr="00550985">
            <w:rPr>
              <w:color w:val="BFBFBF" w:themeColor="background1" w:themeShade="BF"/>
            </w:rPr>
            <w:t>prof.dr.sc. Ime prezime</w:t>
          </w:r>
          <w:r w:rsidR="00754FD6" w:rsidRPr="00550985">
            <w:rPr>
              <w:rStyle w:val="PlaceholderText"/>
              <w:color w:val="BFBFBF" w:themeColor="background1" w:themeShade="BF"/>
              <w:szCs w:val="20"/>
            </w:rPr>
            <w:t xml:space="preserve"> </w:t>
          </w:r>
        </w:sdtContent>
      </w:sdt>
    </w:p>
    <w:p w14:paraId="00613D2F" w14:textId="75EA8BCD" w:rsidR="00A75B6B" w:rsidRDefault="00000000" w:rsidP="00490BBB">
      <w:pPr>
        <w:pStyle w:val="Sazetak"/>
        <w:tabs>
          <w:tab w:val="left" w:pos="1134"/>
        </w:tabs>
        <w:spacing w:after="120" w:line="240" w:lineRule="auto"/>
        <w:ind w:left="570" w:firstLine="1134"/>
      </w:pPr>
      <w:sdt>
        <w:sdtPr>
          <w:id w:val="417912664"/>
          <w:placeholder>
            <w:docPart w:val="90CF074670434C7CA80FD40F73B19FD8"/>
          </w:placeholder>
          <w:showingPlcHdr/>
        </w:sdtPr>
        <w:sdtContent>
          <w:r w:rsidR="00550985">
            <w:rPr>
              <w:color w:val="BFBFBF" w:themeColor="background1" w:themeShade="BF"/>
            </w:rPr>
            <w:t>izv.</w:t>
          </w:r>
          <w:r w:rsidR="00550985">
            <w:rPr>
              <w:rStyle w:val="PlaceholderText"/>
              <w:color w:val="BFBFBF" w:themeColor="background1" w:themeShade="BF"/>
              <w:szCs w:val="20"/>
            </w:rPr>
            <w:t>prof.dr.sc. Ime Prezime</w:t>
          </w:r>
        </w:sdtContent>
      </w:sdt>
    </w:p>
    <w:p w14:paraId="7EF2AEA8" w14:textId="240ACF2C" w:rsidR="00A75B6B" w:rsidRPr="00567C01" w:rsidRDefault="00000000" w:rsidP="00A75B6B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1648010195"/>
          <w:placeholder>
            <w:docPart w:val="2913DD48E7C14F3AB4CE8BFE76695161"/>
          </w:placeholder>
        </w:sdtPr>
        <w:sdtContent>
          <w:r w:rsidR="00A75B6B">
            <w:t>Pomagao pri izradi</w:t>
          </w:r>
          <w:r w:rsidR="00A75B6B" w:rsidRPr="00567C01">
            <w:t>:</w:t>
          </w:r>
        </w:sdtContent>
      </w:sdt>
      <w:r w:rsidR="00A75B6B" w:rsidRPr="00567C01">
        <w:t xml:space="preserve"> </w:t>
      </w:r>
      <w:r w:rsidR="00A75B6B">
        <w:tab/>
      </w:r>
      <w:sdt>
        <w:sdtPr>
          <w:id w:val="871953684"/>
          <w:placeholder>
            <w:docPart w:val="B6E4AEA4BD4E41F0B78CBDEF8B7483A5"/>
          </w:placeholder>
          <w:showingPlcHdr/>
        </w:sdtPr>
        <w:sdtContent>
          <w:r w:rsidR="00550985">
            <w:rPr>
              <w:color w:val="BFBFBF" w:themeColor="background1" w:themeShade="BF"/>
            </w:rPr>
            <w:t>dr.sc. Ime Prezime</w:t>
          </w:r>
        </w:sdtContent>
      </w:sdt>
    </w:p>
    <w:p w14:paraId="2CAFFE9A" w14:textId="7A4B759E" w:rsidR="008F2269" w:rsidRPr="00567C01" w:rsidRDefault="00A75B6B" w:rsidP="00713360">
      <w:pPr>
        <w:pStyle w:val="Sazetak"/>
        <w:tabs>
          <w:tab w:val="left" w:pos="1134"/>
        </w:tabs>
        <w:spacing w:after="120" w:line="240" w:lineRule="auto"/>
      </w:pPr>
      <w:r>
        <w:tab/>
      </w:r>
      <w:r>
        <w:tab/>
      </w:r>
      <w:r>
        <w:tab/>
      </w:r>
      <w:r w:rsidR="00490BBB">
        <w:tab/>
      </w:r>
      <w:sdt>
        <w:sdtPr>
          <w:id w:val="1542330802"/>
          <w:placeholder>
            <w:docPart w:val="B0DAD92D8C3A4197A92C03418FD59F91"/>
          </w:placeholder>
          <w:showingPlcHdr/>
        </w:sdtPr>
        <w:sdtContent>
          <w:r w:rsidR="00550985">
            <w:rPr>
              <w:rStyle w:val="PlaceholderText"/>
              <w:color w:val="BFBFBF" w:themeColor="background1" w:themeShade="BF"/>
              <w:szCs w:val="20"/>
            </w:rPr>
            <w:t>I</w:t>
          </w:r>
          <w:r w:rsidR="00A442A4">
            <w:rPr>
              <w:rStyle w:val="PlaceholderText"/>
              <w:color w:val="BFBFBF" w:themeColor="background1" w:themeShade="BF"/>
              <w:szCs w:val="20"/>
            </w:rPr>
            <w:t>me Prezime</w:t>
          </w:r>
          <w:r w:rsidR="00550985">
            <w:rPr>
              <w:rStyle w:val="PlaceholderText"/>
              <w:color w:val="BFBFBF" w:themeColor="background1" w:themeShade="BF"/>
              <w:szCs w:val="20"/>
            </w:rPr>
            <w:t>, asistent</w:t>
          </w:r>
        </w:sdtContent>
      </w:sdt>
    </w:p>
    <w:p w14:paraId="6C539113" w14:textId="2323D934" w:rsidR="005112E9" w:rsidRPr="00567C01" w:rsidRDefault="00000000" w:rsidP="00790415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604850987"/>
          <w:lock w:val="sdtContentLocked"/>
          <w:placeholder>
            <w:docPart w:val="DefaultPlaceholder_1081868574"/>
          </w:placeholder>
        </w:sdtPr>
        <w:sdtContent>
          <w:r w:rsidR="005112E9" w:rsidRPr="00567C01">
            <w:t>Ocjenjivači:</w:t>
          </w:r>
        </w:sdtContent>
      </w:sdt>
      <w:r w:rsidR="008765B0">
        <w:tab/>
      </w:r>
      <w:r w:rsidR="00490BBB">
        <w:tab/>
      </w:r>
      <w:r w:rsidR="00490BBB">
        <w:tab/>
      </w:r>
      <w:r w:rsidR="00490BBB">
        <w:tab/>
      </w:r>
      <w:sdt>
        <w:sdtPr>
          <w:id w:val="-385793046"/>
          <w:lock w:val="sdtLocked"/>
          <w:placeholder>
            <w:docPart w:val="46B736CCA35E4302A1A6EEE69156C0A0"/>
          </w:placeholder>
          <w:showingPlcHdr/>
        </w:sdtPr>
        <w:sdtContent>
          <w:r w:rsidR="00550985" w:rsidRPr="00550985">
            <w:rPr>
              <w:color w:val="BFBFBF" w:themeColor="background1" w:themeShade="BF"/>
            </w:rPr>
            <w:t>prof.dr.sc. Ime prezime</w:t>
          </w:r>
        </w:sdtContent>
      </w:sdt>
    </w:p>
    <w:p w14:paraId="7CA19F72" w14:textId="01CE6839" w:rsidR="005112E9" w:rsidRPr="00567C01" w:rsidRDefault="008765B0" w:rsidP="00713360">
      <w:pPr>
        <w:pStyle w:val="Sazetak"/>
        <w:tabs>
          <w:tab w:val="left" w:pos="1134"/>
        </w:tabs>
        <w:spacing w:after="60" w:line="240" w:lineRule="auto"/>
      </w:pPr>
      <w:r>
        <w:tab/>
      </w:r>
      <w:r w:rsidR="00490BBB">
        <w:tab/>
      </w:r>
      <w:r w:rsidR="00490BBB">
        <w:tab/>
      </w:r>
      <w:r w:rsidR="00490BBB">
        <w:tab/>
      </w:r>
      <w:sdt>
        <w:sdtPr>
          <w:id w:val="1133829549"/>
          <w:lock w:val="sdtLocked"/>
          <w:placeholder>
            <w:docPart w:val="D192615006264088BFCD012259DB8E1D"/>
          </w:placeholder>
          <w:showingPlcHdr/>
        </w:sdtPr>
        <w:sdtContent>
          <w:r w:rsidR="00550985">
            <w:rPr>
              <w:color w:val="BFBFBF" w:themeColor="background1" w:themeShade="BF"/>
            </w:rPr>
            <w:t>izv.</w:t>
          </w:r>
          <w:r w:rsidR="00550985">
            <w:rPr>
              <w:rStyle w:val="PlaceholderText"/>
              <w:color w:val="BFBFBF" w:themeColor="background1" w:themeShade="BF"/>
              <w:szCs w:val="20"/>
            </w:rPr>
            <w:t>prof.dr.sc. Ime Prezime</w:t>
          </w:r>
        </w:sdtContent>
      </w:sdt>
    </w:p>
    <w:p w14:paraId="766E5D0B" w14:textId="53993F51" w:rsidR="004B0B08" w:rsidRPr="00567C01" w:rsidRDefault="008765B0" w:rsidP="00713360">
      <w:pPr>
        <w:pStyle w:val="Sazetak"/>
        <w:tabs>
          <w:tab w:val="left" w:pos="1134"/>
        </w:tabs>
        <w:spacing w:after="60" w:line="240" w:lineRule="auto"/>
      </w:pPr>
      <w:r>
        <w:tab/>
      </w:r>
      <w:r w:rsidR="00490BBB">
        <w:tab/>
      </w:r>
      <w:r w:rsidR="00490BBB">
        <w:tab/>
      </w:r>
      <w:r w:rsidR="00490BBB">
        <w:tab/>
      </w:r>
      <w:sdt>
        <w:sdtPr>
          <w:id w:val="-1922786508"/>
          <w:lock w:val="sdtLocked"/>
          <w:placeholder>
            <w:docPart w:val="10749583A4DA494EBD45F82736CCFF14"/>
          </w:placeholder>
          <w:showingPlcHdr/>
        </w:sdtPr>
        <w:sdtContent>
          <w:r w:rsidR="00550985">
            <w:rPr>
              <w:color w:val="BFBFBF" w:themeColor="background1" w:themeShade="BF"/>
            </w:rPr>
            <w:t>doc</w:t>
          </w:r>
          <w:r w:rsidR="00550985">
            <w:rPr>
              <w:rStyle w:val="PlaceholderText"/>
              <w:color w:val="BFBFBF" w:themeColor="background1" w:themeShade="BF"/>
              <w:szCs w:val="20"/>
            </w:rPr>
            <w:t>.dr.sc. Ime Prezime</w:t>
          </w:r>
        </w:sdtContent>
      </w:sdt>
    </w:p>
    <w:p w14:paraId="7618B1E7" w14:textId="67EEC1AD" w:rsidR="0013564A" w:rsidRPr="00567C01" w:rsidRDefault="0013564A" w:rsidP="00713360">
      <w:pPr>
        <w:pStyle w:val="Sazetak"/>
        <w:tabs>
          <w:tab w:val="left" w:pos="1134"/>
        </w:tabs>
        <w:spacing w:after="60" w:line="240" w:lineRule="auto"/>
        <w:sectPr w:rsidR="0013564A" w:rsidRPr="00567C01" w:rsidSect="004B13A0">
          <w:headerReference w:type="default" r:id="rId11"/>
          <w:footerReference w:type="default" r:id="rId12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05732638" w14:textId="21D0CCB4" w:rsidR="00216E78" w:rsidRDefault="00216E78" w:rsidP="00604E0D">
      <w:pPr>
        <w:pStyle w:val="Sazetak"/>
        <w:tabs>
          <w:tab w:val="right" w:pos="8647"/>
        </w:tabs>
        <w:spacing w:after="60" w:line="240" w:lineRule="auto"/>
      </w:pPr>
      <w:r w:rsidRPr="00567C01">
        <w:rPr>
          <w:noProof/>
          <w:lang w:eastAsia="hr-HR"/>
        </w:rPr>
        <w:lastRenderedPageBreak/>
        <mc:AlternateContent>
          <mc:Choice Requires="wps">
            <w:drawing>
              <wp:anchor distT="45720" distB="45720" distL="114300" distR="114300" simplePos="0" relativeHeight="251658242" behindDoc="0" locked="1" layoutInCell="1" allowOverlap="1" wp14:anchorId="62624257" wp14:editId="313A0DF5">
                <wp:simplePos x="0" y="0"/>
                <wp:positionH relativeFrom="margin">
                  <wp:align>right</wp:align>
                </wp:positionH>
                <wp:positionV relativeFrom="page">
                  <wp:posOffset>9439275</wp:posOffset>
                </wp:positionV>
                <wp:extent cx="5572760" cy="330835"/>
                <wp:effectExtent l="0" t="0" r="8890" b="1206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760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8BBCDE" w14:textId="1DAEF7F5" w:rsidR="00E81659" w:rsidRPr="00DF487B" w:rsidRDefault="00E81659" w:rsidP="00216E78">
                            <w:pPr>
                              <w:pStyle w:val="Sazetak"/>
                            </w:pPr>
                            <w:proofErr w:type="spellStart"/>
                            <w:r>
                              <w:t>Defence</w:t>
                            </w:r>
                            <w:proofErr w:type="spellEnd"/>
                            <w:r>
                              <w:t xml:space="preserve"> date</w:t>
                            </w:r>
                            <w:r w:rsidRPr="00DF487B">
                              <w:t>:</w:t>
                            </w:r>
                            <w:r w:rsidRPr="00E27A3A">
                              <w:t xml:space="preserve"> </w:t>
                            </w:r>
                            <w:sdt>
                              <w:sdtPr>
                                <w:alias w:val="Date (eg. November 16, 2014)"/>
                                <w:id w:val="1638450178"/>
                                <w:placeholder>
                                  <w:docPart w:val="6D56AE7B0E9A4D80958AEDF55D05D0C9"/>
                                </w:placeholder>
                                <w:showingPlcHdr/>
                              </w:sdtPr>
                              <w:sdtContent>
                                <w:r>
                                  <w:rPr>
                                    <w:color w:val="AEAAAA" w:themeColor="background2" w:themeShade="BF"/>
                                  </w:rPr>
                                  <w:t>November 16, 2014</w:t>
                                </w:r>
                              </w:sdtContent>
                            </w:sdt>
                            <w:r>
                              <w:t xml:space="preserve">, </w:t>
                            </w:r>
                            <w:proofErr w:type="spellStart"/>
                            <w:r>
                              <w:t>Faculty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Mining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Geology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and</w:t>
                            </w:r>
                            <w:proofErr w:type="spellEnd"/>
                            <w:r>
                              <w:t xml:space="preserve"> Petroleum Engineering, University </w:t>
                            </w:r>
                            <w:proofErr w:type="spellStart"/>
                            <w:r>
                              <w:t>of</w:t>
                            </w:r>
                            <w:proofErr w:type="spellEnd"/>
                            <w:r>
                              <w:t xml:space="preserve"> Zagreb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24257" id="_x0000_s1028" type="#_x0000_t202" style="position:absolute;margin-left:387.6pt;margin-top:743.25pt;width:438.8pt;height:26.05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" filled="f" stroked="f">
                <v:textbox inset="0,0,0,0">
                  <w:txbxContent>
                    <w:p w14:paraId="418BBCDE" w14:textId="1DAEF7F5" w:rsidR="00E81659" w:rsidRPr="00DF487B" w:rsidRDefault="00E81659" w:rsidP="00216E78">
                      <w:pPr>
                        <w:pStyle w:val="Sazetak"/>
                      </w:pPr>
                      <w:proofErr w:type="spellStart"/>
                      <w:r>
                        <w:t>Defence</w:t>
                      </w:r>
                      <w:proofErr w:type="spellEnd"/>
                      <w:r>
                        <w:t xml:space="preserve"> date</w:t>
                      </w:r>
                      <w:r w:rsidRPr="00DF487B">
                        <w:t>:</w:t>
                      </w:r>
                      <w:r w:rsidRPr="00E27A3A">
                        <w:t xml:space="preserve"> </w:t>
                      </w:r>
                      <w:sdt>
                        <w:sdtPr>
                          <w:alias w:val="Date (eg. November 16, 2014)"/>
                          <w:id w:val="1638450178"/>
                          <w:placeholder>
                            <w:docPart w:val="6D56AE7B0E9A4D80958AEDF55D05D0C9"/>
                          </w:placeholder>
                          <w:showingPlcHdr/>
                        </w:sdtPr>
                        <w:sdtContent>
                          <w:r>
                            <w:rPr>
                              <w:color w:val="AEAAAA" w:themeColor="background2" w:themeShade="BF"/>
                            </w:rPr>
                            <w:t>November 16, 2014</w:t>
                          </w:r>
                        </w:sdtContent>
                      </w:sdt>
                      <w:r>
                        <w:t xml:space="preserve">, </w:t>
                      </w:r>
                      <w:proofErr w:type="spellStart"/>
                      <w:r>
                        <w:t>Faculty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of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Mining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Geology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and</w:t>
                      </w:r>
                      <w:proofErr w:type="spellEnd"/>
                      <w:r>
                        <w:t xml:space="preserve"> Petroleum Engineering, University </w:t>
                      </w:r>
                      <w:proofErr w:type="spellStart"/>
                      <w:r>
                        <w:t>of</w:t>
                      </w:r>
                      <w:proofErr w:type="spellEnd"/>
                      <w:r>
                        <w:t xml:space="preserve"> Zagreb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sdt>
        <w:sdtPr>
          <w:id w:val="609399254"/>
          <w:lock w:val="contentLocked"/>
          <w:placeholder>
            <w:docPart w:val="A50B557478BA412A95F5CBB13AD6DC22"/>
          </w:placeholder>
        </w:sdtPr>
        <w:sdtContent>
          <w:r>
            <w:t>University of Zagreb</w:t>
          </w:r>
        </w:sdtContent>
      </w:sdt>
      <w:r>
        <w:t xml:space="preserve"> </w:t>
      </w:r>
      <w:r>
        <w:tab/>
      </w:r>
      <w:sdt>
        <w:sdtPr>
          <w:id w:val="-1217425899"/>
          <w:placeholder>
            <w:docPart w:val="852348537EB04B0AB3EB12D5A164BB15"/>
          </w:placeholder>
          <w:showingPlcHdr/>
          <w:comboBox>
            <w:listItem w:displayText="Završni rad" w:value="Završni rad"/>
            <w:listItem w:displayText="Diplomski rad" w:value="Diplomski rad"/>
          </w:comboBox>
        </w:sdtPr>
        <w:sdtContent>
          <w:r w:rsidR="006F3E41" w:rsidRPr="006F3E41">
            <w:t>Master's Thesis</w:t>
          </w:r>
        </w:sdtContent>
      </w:sdt>
    </w:p>
    <w:sdt>
      <w:sdtPr>
        <w:id w:val="419295608"/>
        <w:lock w:val="contentLocked"/>
        <w:placeholder>
          <w:docPart w:val="1807ED1F92E343DB91C7CCCD8FD56B2B"/>
        </w:placeholder>
      </w:sdtPr>
      <w:sdtContent>
        <w:p w14:paraId="2D8DEEF6" w14:textId="5B0BC1A5" w:rsidR="00216E78" w:rsidRDefault="006F3E41" w:rsidP="003302F1">
          <w:pPr>
            <w:pStyle w:val="Sazetak"/>
            <w:tabs>
              <w:tab w:val="right" w:pos="8647"/>
            </w:tabs>
            <w:spacing w:after="60" w:line="240" w:lineRule="auto"/>
          </w:pPr>
          <w:r>
            <w:t>Faculty of Mining, Geology and Petroleum E</w:t>
          </w:r>
          <w:r w:rsidR="00216E78">
            <w:t>ngineering</w:t>
          </w:r>
        </w:p>
      </w:sdtContent>
    </w:sdt>
    <w:sdt>
      <w:sdtPr>
        <w:id w:val="80352832"/>
        <w:placeholder>
          <w:docPart w:val="89911696E15E467DBA6FAB21B80F90FB"/>
        </w:placeholder>
        <w:showingPlcHdr/>
      </w:sdtPr>
      <w:sdtContent>
        <w:p w14:paraId="39152B2F" w14:textId="366BA288" w:rsidR="00216E78" w:rsidRPr="00567C01" w:rsidRDefault="006F3E41" w:rsidP="003302F1">
          <w:pPr>
            <w:pStyle w:val="Sazetak"/>
            <w:spacing w:before="360" w:line="240" w:lineRule="auto"/>
            <w:jc w:val="center"/>
          </w:pPr>
          <w:r w:rsidRPr="006F3E41">
            <w:rPr>
              <w:color w:val="BFBFBF" w:themeColor="background1" w:themeShade="BF"/>
            </w:rPr>
            <w:t xml:space="preserve">THESIS </w:t>
          </w:r>
          <w:r w:rsidR="00216E78" w:rsidRPr="006F3E41">
            <w:rPr>
              <w:color w:val="BFBFBF" w:themeColor="background1" w:themeShade="BF"/>
            </w:rPr>
            <w:t>TITLE</w:t>
          </w:r>
        </w:p>
      </w:sdtContent>
    </w:sdt>
    <w:sdt>
      <w:sdtPr>
        <w:id w:val="-418556645"/>
        <w:placeholder>
          <w:docPart w:val="0E4DC1A47ED144269ED6E9FB9A17255B"/>
        </w:placeholder>
        <w:showingPlcHdr/>
      </w:sdtPr>
      <w:sdtContent>
        <w:p w14:paraId="7C267F6A" w14:textId="59C4D6DC" w:rsidR="00216E78" w:rsidRPr="00567C01" w:rsidRDefault="00216E78" w:rsidP="003302F1">
          <w:pPr>
            <w:pStyle w:val="Sazetak"/>
            <w:spacing w:after="360"/>
            <w:jc w:val="center"/>
          </w:pPr>
          <w:r>
            <w:rPr>
              <w:rStyle w:val="PlaceholderText"/>
              <w:color w:val="BFBFBF" w:themeColor="background1" w:themeShade="BF"/>
              <w:szCs w:val="20"/>
            </w:rPr>
            <w:t xml:space="preserve">Name and </w:t>
          </w:r>
          <w:r w:rsidR="006F3E41">
            <w:rPr>
              <w:rStyle w:val="PlaceholderText"/>
              <w:color w:val="BFBFBF" w:themeColor="background1" w:themeShade="BF"/>
              <w:szCs w:val="20"/>
            </w:rPr>
            <w:t>S</w:t>
          </w:r>
          <w:r>
            <w:rPr>
              <w:rStyle w:val="PlaceholderText"/>
              <w:color w:val="BFBFBF" w:themeColor="background1" w:themeShade="BF"/>
              <w:szCs w:val="20"/>
            </w:rPr>
            <w:t>urename</w:t>
          </w:r>
        </w:p>
      </w:sdtContent>
    </w:sdt>
    <w:p w14:paraId="6BF30170" w14:textId="6C416ED2" w:rsidR="00216E78" w:rsidRDefault="00000000" w:rsidP="003302F1">
      <w:pPr>
        <w:pStyle w:val="Sazetak"/>
        <w:tabs>
          <w:tab w:val="left" w:pos="1701"/>
        </w:tabs>
        <w:spacing w:after="60" w:line="240" w:lineRule="auto"/>
      </w:pPr>
      <w:sdt>
        <w:sdtPr>
          <w:id w:val="1348605797"/>
          <w:placeholder>
            <w:docPart w:val="4D000C9AE9A04BB6AF217F99CE73E9B4"/>
          </w:placeholder>
        </w:sdtPr>
        <w:sdtContent>
          <w:proofErr w:type="spellStart"/>
          <w:r w:rsidR="006F3E41">
            <w:t>Thesis</w:t>
          </w:r>
          <w:proofErr w:type="spellEnd"/>
          <w:r w:rsidR="006F3E41">
            <w:t xml:space="preserve"> </w:t>
          </w:r>
          <w:proofErr w:type="spellStart"/>
          <w:r w:rsidR="006F3E41">
            <w:t>completed</w:t>
          </w:r>
          <w:proofErr w:type="spellEnd"/>
          <w:r w:rsidR="006F3E41">
            <w:t xml:space="preserve"> at</w:t>
          </w:r>
          <w:r w:rsidR="00216E78">
            <w:t>:</w:t>
          </w:r>
        </w:sdtContent>
      </w:sdt>
      <w:r w:rsidR="00216E78">
        <w:tab/>
      </w:r>
      <w:sdt>
        <w:sdtPr>
          <w:id w:val="-1022161056"/>
          <w:placeholder>
            <w:docPart w:val="4D000C9AE9A04BB6AF217F99CE73E9B4"/>
          </w:placeholder>
        </w:sdtPr>
        <w:sdtContent>
          <w:r w:rsidR="006F3E41">
            <w:t xml:space="preserve">University </w:t>
          </w:r>
          <w:proofErr w:type="spellStart"/>
          <w:r w:rsidR="006F3E41">
            <w:t>of</w:t>
          </w:r>
          <w:proofErr w:type="spellEnd"/>
          <w:r w:rsidR="006F3E41">
            <w:t xml:space="preserve"> Zagreb</w:t>
          </w:r>
        </w:sdtContent>
      </w:sdt>
    </w:p>
    <w:p w14:paraId="648B104F" w14:textId="2DD44498" w:rsidR="00216E78" w:rsidRPr="00567C01" w:rsidRDefault="00216E78" w:rsidP="003302F1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id w:val="696967518"/>
          <w:placeholder>
            <w:docPart w:val="4D000C9AE9A04BB6AF217F99CE73E9B4"/>
          </w:placeholder>
        </w:sdtPr>
        <w:sdtContent>
          <w:proofErr w:type="spellStart"/>
          <w:r w:rsidR="006F3E41">
            <w:t>Faculty</w:t>
          </w:r>
          <w:proofErr w:type="spellEnd"/>
          <w:r w:rsidR="006F3E41">
            <w:t xml:space="preserve"> </w:t>
          </w:r>
          <w:proofErr w:type="spellStart"/>
          <w:r w:rsidR="006F3E41">
            <w:t>of</w:t>
          </w:r>
          <w:proofErr w:type="spellEnd"/>
          <w:r w:rsidR="006F3E41">
            <w:t xml:space="preserve"> </w:t>
          </w:r>
          <w:proofErr w:type="spellStart"/>
          <w:r w:rsidR="00550985">
            <w:t>M</w:t>
          </w:r>
          <w:r w:rsidR="006F3E41">
            <w:t>ining</w:t>
          </w:r>
          <w:proofErr w:type="spellEnd"/>
          <w:r w:rsidR="006F3E41">
            <w:t xml:space="preserve">, </w:t>
          </w:r>
          <w:proofErr w:type="spellStart"/>
          <w:r w:rsidR="006F3E41">
            <w:t>Geology</w:t>
          </w:r>
          <w:proofErr w:type="spellEnd"/>
          <w:r w:rsidR="006F3E41">
            <w:t xml:space="preserve"> </w:t>
          </w:r>
          <w:proofErr w:type="spellStart"/>
          <w:r w:rsidR="006F3E41">
            <w:t>and</w:t>
          </w:r>
          <w:proofErr w:type="spellEnd"/>
          <w:r w:rsidR="006F3E41">
            <w:t xml:space="preserve"> Petroleum Engineering</w:t>
          </w:r>
        </w:sdtContent>
      </w:sdt>
    </w:p>
    <w:p w14:paraId="45FD92D2" w14:textId="09156247" w:rsidR="00216E78" w:rsidRPr="00567C01" w:rsidRDefault="00216E78" w:rsidP="003302F1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id w:val="1318305768"/>
          <w:placeholder>
            <w:docPart w:val="77C4457F0DBA49F185A8F4ACB92B2FF7"/>
          </w:placeholder>
          <w:showingPlcHdr/>
        </w:sdtPr>
        <w:sdtContent>
          <w:r w:rsidR="003302F1">
            <w:rPr>
              <w:color w:val="BFBFBF" w:themeColor="background1" w:themeShade="BF"/>
            </w:rPr>
            <w:t>Department titl</w:t>
          </w:r>
          <w:r w:rsidR="006F3E41">
            <w:rPr>
              <w:color w:val="BFBFBF" w:themeColor="background1" w:themeShade="BF"/>
            </w:rPr>
            <w:t>e</w:t>
          </w:r>
        </w:sdtContent>
      </w:sdt>
    </w:p>
    <w:p w14:paraId="2BF66040" w14:textId="77777777" w:rsidR="00216E78" w:rsidRPr="00567C01" w:rsidRDefault="00216E78" w:rsidP="003302F1">
      <w:pPr>
        <w:pStyle w:val="Sazetak"/>
        <w:tabs>
          <w:tab w:val="left" w:pos="1701"/>
        </w:tabs>
        <w:spacing w:after="60" w:line="240" w:lineRule="auto"/>
      </w:pPr>
      <w:r w:rsidRPr="00567C01">
        <w:tab/>
      </w:r>
      <w:sdt>
        <w:sdtPr>
          <w:id w:val="-1769544150"/>
          <w:lock w:val="contentLocked"/>
          <w:placeholder>
            <w:docPart w:val="4D000C9AE9A04BB6AF217F99CE73E9B4"/>
          </w:placeholder>
        </w:sdtPr>
        <w:sdtContent>
          <w:r w:rsidRPr="00567C01">
            <w:t>Pierottijeva 6, 10 000 Zagreb</w:t>
          </w:r>
        </w:sdtContent>
      </w:sdt>
    </w:p>
    <w:sdt>
      <w:sdtPr>
        <w:id w:val="1412353167"/>
        <w:placeholder>
          <w:docPart w:val="4D000C9AE9A04BB6AF217F99CE73E9B4"/>
        </w:placeholder>
      </w:sdtPr>
      <w:sdtContent>
        <w:p w14:paraId="25D7488D" w14:textId="0F9E88F6" w:rsidR="00216E78" w:rsidRPr="00567C01" w:rsidRDefault="006F3E41" w:rsidP="003302F1">
          <w:pPr>
            <w:pStyle w:val="Sazetak"/>
            <w:spacing w:before="240" w:after="120" w:line="240" w:lineRule="auto"/>
            <w:jc w:val="center"/>
          </w:pPr>
          <w:proofErr w:type="spellStart"/>
          <w:r>
            <w:t>Abstract</w:t>
          </w:r>
          <w:proofErr w:type="spellEnd"/>
        </w:p>
      </w:sdtContent>
    </w:sdt>
    <w:sdt>
      <w:sdtPr>
        <w:id w:val="-536731039"/>
        <w:placeholder>
          <w:docPart w:val="813324F0F7054F8A854428339353BE97"/>
        </w:placeholder>
        <w:showingPlcHdr/>
      </w:sdtPr>
      <w:sdtContent>
        <w:p w14:paraId="013604CC" w14:textId="315DA69D" w:rsidR="00F17115" w:rsidRDefault="006F3E41" w:rsidP="003302F1">
          <w:pPr>
            <w:pStyle w:val="Sazetak"/>
            <w:jc w:val="both"/>
            <w:rPr>
              <w:rStyle w:val="PlaceholderText"/>
              <w:color w:val="BFBFBF" w:themeColor="background1" w:themeShade="BF"/>
              <w:szCs w:val="20"/>
            </w:rPr>
          </w:pPr>
          <w:r>
            <w:rPr>
              <w:rStyle w:val="PlaceholderText"/>
              <w:color w:val="BFBFBF" w:themeColor="background1" w:themeShade="BF"/>
              <w:szCs w:val="20"/>
            </w:rPr>
            <w:t>Type the abstract</w:t>
          </w:r>
          <w:r w:rsidR="00216E78" w:rsidRPr="004B5FA4">
            <w:rPr>
              <w:rStyle w:val="PlaceholderText"/>
              <w:color w:val="BFBFBF" w:themeColor="background1" w:themeShade="BF"/>
              <w:szCs w:val="20"/>
            </w:rPr>
            <w:t xml:space="preserve">. Font: Times New Roman, 10 pt. </w:t>
          </w:r>
          <w:r>
            <w:rPr>
              <w:rStyle w:val="PlaceholderText"/>
              <w:color w:val="BFBFBF" w:themeColor="background1" w:themeShade="BF"/>
              <w:szCs w:val="20"/>
            </w:rPr>
            <w:t>Maximum</w:t>
          </w:r>
          <w:r w:rsidR="00216E78" w:rsidRPr="004B5FA4">
            <w:rPr>
              <w:rStyle w:val="PlaceholderText"/>
              <w:color w:val="BFBFBF" w:themeColor="background1" w:themeShade="BF"/>
              <w:szCs w:val="20"/>
            </w:rPr>
            <w:t xml:space="preserve"> 2500 </w:t>
          </w:r>
          <w:r>
            <w:rPr>
              <w:rStyle w:val="PlaceholderText"/>
              <w:color w:val="BFBFBF" w:themeColor="background1" w:themeShade="BF"/>
              <w:szCs w:val="20"/>
            </w:rPr>
            <w:t>characters</w:t>
          </w:r>
          <w:r w:rsidR="00216E78" w:rsidRPr="004B5FA4">
            <w:rPr>
              <w:rStyle w:val="PlaceholderText"/>
              <w:color w:val="BFBFBF" w:themeColor="background1" w:themeShade="BF"/>
              <w:szCs w:val="20"/>
            </w:rPr>
            <w:t xml:space="preserve"> </w:t>
          </w:r>
          <w:r>
            <w:rPr>
              <w:rStyle w:val="PlaceholderText"/>
              <w:color w:val="BFBFBF" w:themeColor="background1" w:themeShade="BF"/>
              <w:szCs w:val="20"/>
            </w:rPr>
            <w:t>with spaces</w:t>
          </w:r>
          <w:r w:rsidR="00216E78" w:rsidRPr="004B5FA4">
            <w:rPr>
              <w:rStyle w:val="PlaceholderText"/>
              <w:color w:val="BFBFBF" w:themeColor="background1" w:themeShade="BF"/>
              <w:szCs w:val="20"/>
            </w:rPr>
            <w:t>.</w:t>
          </w:r>
        </w:p>
        <w:p w14:paraId="4F06FFC5" w14:textId="315DA69D" w:rsidR="00216E78" w:rsidRPr="00567C01" w:rsidRDefault="00F17115" w:rsidP="003302F1">
          <w:pPr>
            <w:pStyle w:val="Sazetak"/>
            <w:jc w:val="both"/>
          </w:pPr>
          <w:r>
            <w:rPr>
              <w:rStyle w:val="PlaceholderText"/>
              <w:color w:val="FF0000"/>
              <w:szCs w:val="20"/>
            </w:rPr>
            <w:t>OVA STRANICA POTREBNA JE PRI IZRADI DIPLOMSKOG RADA, KOD ZAVRŠNOG JE POTREBNO IZBRISATI</w:t>
          </w:r>
        </w:p>
      </w:sdtContent>
    </w:sdt>
    <w:p w14:paraId="5A8F0B65" w14:textId="5C4972B7" w:rsidR="00216E78" w:rsidRPr="00567C01" w:rsidRDefault="00000000" w:rsidP="00790415">
      <w:pPr>
        <w:pStyle w:val="Sazetak"/>
        <w:tabs>
          <w:tab w:val="left" w:pos="1418"/>
        </w:tabs>
        <w:spacing w:after="120" w:line="240" w:lineRule="auto"/>
        <w:ind w:left="1418" w:hanging="1418"/>
      </w:pPr>
      <w:sdt>
        <w:sdtPr>
          <w:id w:val="585275288"/>
          <w:placeholder>
            <w:docPart w:val="4D000C9AE9A04BB6AF217F99CE73E9B4"/>
          </w:placeholder>
        </w:sdtPr>
        <w:sdtContent>
          <w:proofErr w:type="spellStart"/>
          <w:r w:rsidR="006F3E41">
            <w:t>Keywords</w:t>
          </w:r>
          <w:proofErr w:type="spellEnd"/>
          <w:r w:rsidR="00216E78" w:rsidRPr="00567C01">
            <w:t>:</w:t>
          </w:r>
        </w:sdtContent>
      </w:sdt>
      <w:r w:rsidR="00216E78">
        <w:tab/>
      </w:r>
      <w:sdt>
        <w:sdtPr>
          <w:id w:val="143240195"/>
          <w:placeholder>
            <w:docPart w:val="6FF049B460984AD296BEFFD310234D9D"/>
          </w:placeholder>
          <w:showingPlcHdr/>
        </w:sdtPr>
        <w:sdtContent>
          <w:r w:rsidR="006F3E41">
            <w:rPr>
              <w:color w:val="BFBFBF" w:themeColor="background1" w:themeShade="BF"/>
            </w:rPr>
            <w:t>Type keywords</w:t>
          </w:r>
        </w:sdtContent>
      </w:sdt>
    </w:p>
    <w:p w14:paraId="3CB511EF" w14:textId="6EAA4B7C" w:rsidR="00216E78" w:rsidRPr="00567C01" w:rsidRDefault="00000000" w:rsidP="002F6590">
      <w:pPr>
        <w:pStyle w:val="Sazetak"/>
        <w:tabs>
          <w:tab w:val="left" w:pos="1418"/>
        </w:tabs>
        <w:spacing w:before="120" w:after="120" w:line="240" w:lineRule="auto"/>
      </w:pPr>
      <w:sdt>
        <w:sdtPr>
          <w:id w:val="1260635940"/>
          <w:placeholder>
            <w:docPart w:val="4D000C9AE9A04BB6AF217F99CE73E9B4"/>
          </w:placeholder>
        </w:sdtPr>
        <w:sdtContent>
          <w:proofErr w:type="spellStart"/>
          <w:r w:rsidR="006F3E41">
            <w:t>Thesis</w:t>
          </w:r>
          <w:proofErr w:type="spellEnd"/>
          <w:r w:rsidR="006F3E41">
            <w:t xml:space="preserve"> </w:t>
          </w:r>
          <w:proofErr w:type="spellStart"/>
          <w:r w:rsidR="006F3E41">
            <w:t>contains</w:t>
          </w:r>
          <w:proofErr w:type="spellEnd"/>
          <w:r w:rsidR="00216E78" w:rsidRPr="00567C01">
            <w:t>:</w:t>
          </w:r>
        </w:sdtContent>
      </w:sdt>
      <w:r w:rsidR="00216E78">
        <w:tab/>
      </w:r>
      <w:sdt>
        <w:sdtPr>
          <w:id w:val="556441070"/>
          <w:placeholder>
            <w:docPart w:val="962D3E52F3F94A9BAC6DD595102FF4CA"/>
          </w:placeholder>
          <w:showingPlcHdr/>
        </w:sdtPr>
        <w:sdtContent>
          <w:r w:rsidR="006F3E41">
            <w:rPr>
              <w:rStyle w:val="PlaceholderText"/>
              <w:color w:val="BFBFBF" w:themeColor="background1" w:themeShade="BF"/>
              <w:szCs w:val="20"/>
            </w:rPr>
            <w:t>number</w:t>
          </w:r>
        </w:sdtContent>
      </w:sdt>
      <w:r w:rsidR="00216E78" w:rsidRPr="00567C01">
        <w:t xml:space="preserve"> </w:t>
      </w:r>
      <w:proofErr w:type="spellStart"/>
      <w:r w:rsidR="006F3E41">
        <w:t>pages</w:t>
      </w:r>
      <w:proofErr w:type="spellEnd"/>
      <w:r w:rsidR="00216E78" w:rsidRPr="00567C01">
        <w:t xml:space="preserve">, </w:t>
      </w:r>
      <w:sdt>
        <w:sdtPr>
          <w:id w:val="444743994"/>
          <w:placeholder>
            <w:docPart w:val="88A74452E0334E5CB92DFEAEF0F5FE12"/>
          </w:placeholder>
          <w:showingPlcHdr/>
        </w:sdtPr>
        <w:sdtContent>
          <w:r w:rsidR="006F3E41">
            <w:rPr>
              <w:rStyle w:val="PlaceholderText"/>
              <w:color w:val="BFBFBF" w:themeColor="background1" w:themeShade="BF"/>
              <w:szCs w:val="20"/>
            </w:rPr>
            <w:t>number</w:t>
          </w:r>
        </w:sdtContent>
      </w:sdt>
      <w:r w:rsidR="00216E78" w:rsidRPr="00567C01">
        <w:t xml:space="preserve"> </w:t>
      </w:r>
      <w:proofErr w:type="spellStart"/>
      <w:r w:rsidR="006F3E41">
        <w:t>tables</w:t>
      </w:r>
      <w:proofErr w:type="spellEnd"/>
      <w:r w:rsidR="00216E78" w:rsidRPr="00567C01">
        <w:t xml:space="preserve">, </w:t>
      </w:r>
      <w:sdt>
        <w:sdtPr>
          <w:id w:val="-1653215067"/>
          <w:placeholder>
            <w:docPart w:val="260F1A7C4FC44389BD410D12286B1003"/>
          </w:placeholder>
          <w:showingPlcHdr/>
        </w:sdtPr>
        <w:sdtContent>
          <w:r w:rsidR="006F3E41">
            <w:rPr>
              <w:rStyle w:val="PlaceholderText"/>
              <w:color w:val="BFBFBF" w:themeColor="background1" w:themeShade="BF"/>
              <w:szCs w:val="20"/>
            </w:rPr>
            <w:t>number</w:t>
          </w:r>
        </w:sdtContent>
      </w:sdt>
      <w:r w:rsidR="00216E78" w:rsidRPr="00567C01">
        <w:t xml:space="preserve"> </w:t>
      </w:r>
      <w:proofErr w:type="spellStart"/>
      <w:r w:rsidR="006F3E41">
        <w:t>figures</w:t>
      </w:r>
      <w:proofErr w:type="spellEnd"/>
      <w:r w:rsidR="00216E78" w:rsidRPr="00567C01">
        <w:t xml:space="preserve">, </w:t>
      </w:r>
      <w:sdt>
        <w:sdtPr>
          <w:id w:val="1188641065"/>
          <w:placeholder>
            <w:docPart w:val="68ABC2C682FE4D37AD74B3F9843099A4"/>
          </w:placeholder>
          <w:showingPlcHdr/>
        </w:sdtPr>
        <w:sdtContent>
          <w:r w:rsidR="002F6590">
            <w:rPr>
              <w:rStyle w:val="PlaceholderText"/>
              <w:color w:val="BFBFBF" w:themeColor="background1" w:themeShade="BF"/>
              <w:szCs w:val="20"/>
            </w:rPr>
            <w:t>number</w:t>
          </w:r>
        </w:sdtContent>
      </w:sdt>
      <w:r w:rsidR="00216E78" w:rsidRPr="00567C01">
        <w:t xml:space="preserve"> </w:t>
      </w:r>
      <w:proofErr w:type="spellStart"/>
      <w:r w:rsidR="002F6590">
        <w:t>appendixes</w:t>
      </w:r>
      <w:proofErr w:type="spellEnd"/>
      <w:r w:rsidR="00216E78" w:rsidRPr="00567C01">
        <w:t xml:space="preserve">, i </w:t>
      </w:r>
      <w:sdt>
        <w:sdtPr>
          <w:id w:val="885444869"/>
          <w:placeholder>
            <w:docPart w:val="2449E183641E408B8890CFE628B98BAE"/>
          </w:placeholder>
          <w:showingPlcHdr/>
        </w:sdtPr>
        <w:sdtContent>
          <w:r w:rsidR="002F6590">
            <w:rPr>
              <w:rStyle w:val="PlaceholderText"/>
              <w:color w:val="BFBFBF" w:themeColor="background1" w:themeShade="BF"/>
              <w:szCs w:val="20"/>
            </w:rPr>
            <w:t>number</w:t>
          </w:r>
        </w:sdtContent>
      </w:sdt>
      <w:r w:rsidR="00216E78" w:rsidRPr="00567C01">
        <w:t xml:space="preserve"> </w:t>
      </w:r>
      <w:proofErr w:type="spellStart"/>
      <w:r w:rsidR="002F6590">
        <w:t>references</w:t>
      </w:r>
      <w:proofErr w:type="spellEnd"/>
      <w:r w:rsidR="00216E78" w:rsidRPr="00567C01">
        <w:t>.</w:t>
      </w:r>
    </w:p>
    <w:p w14:paraId="097DDB6A" w14:textId="388628DE" w:rsidR="00216E78" w:rsidRPr="00567C01" w:rsidRDefault="00000000" w:rsidP="002F6590">
      <w:pPr>
        <w:pStyle w:val="Sazetak"/>
        <w:tabs>
          <w:tab w:val="left" w:pos="1418"/>
        </w:tabs>
      </w:pPr>
      <w:sdt>
        <w:sdtPr>
          <w:id w:val="307139012"/>
          <w:placeholder>
            <w:docPart w:val="4D000C9AE9A04BB6AF217F99CE73E9B4"/>
          </w:placeholder>
        </w:sdtPr>
        <w:sdtContent>
          <w:r w:rsidR="002F6590">
            <w:t xml:space="preserve">Original </w:t>
          </w:r>
          <w:proofErr w:type="spellStart"/>
          <w:r w:rsidR="002F6590">
            <w:t>in</w:t>
          </w:r>
          <w:proofErr w:type="spellEnd"/>
          <w:r w:rsidR="00216E78" w:rsidRPr="00567C01">
            <w:t>:</w:t>
          </w:r>
        </w:sdtContent>
      </w:sdt>
      <w:r w:rsidR="00216E78" w:rsidRPr="00567C01">
        <w:tab/>
      </w:r>
      <w:sdt>
        <w:sdtPr>
          <w:id w:val="1708992821"/>
          <w:placeholder>
            <w:docPart w:val="11D9DD248F644CED85468B56AB1BAAE6"/>
          </w:placeholder>
          <w:showingPlcHdr/>
        </w:sdtPr>
        <w:sdtContent>
          <w:r w:rsidR="002F6590">
            <w:rPr>
              <w:rStyle w:val="PlaceholderText"/>
              <w:color w:val="BFBFBF" w:themeColor="background1" w:themeShade="BF"/>
              <w:szCs w:val="20"/>
            </w:rPr>
            <w:t>Croatian/English</w:t>
          </w:r>
        </w:sdtContent>
      </w:sdt>
    </w:p>
    <w:sdt>
      <w:sdtPr>
        <w:id w:val="611944793"/>
        <w:placeholder>
          <w:docPart w:val="4D000C9AE9A04BB6AF217F99CE73E9B4"/>
        </w:placeholder>
      </w:sdtPr>
      <w:sdtContent>
        <w:p w14:paraId="3C571FF7" w14:textId="319F391D" w:rsidR="00216E78" w:rsidRPr="00567C01" w:rsidRDefault="002F6590" w:rsidP="002F6590">
          <w:pPr>
            <w:pStyle w:val="Sazetak"/>
            <w:tabs>
              <w:tab w:val="left" w:pos="1418"/>
            </w:tabs>
            <w:spacing w:after="0"/>
          </w:pPr>
          <w:proofErr w:type="spellStart"/>
          <w:r>
            <w:t>Archived</w:t>
          </w:r>
          <w:proofErr w:type="spellEnd"/>
          <w:r>
            <w:t xml:space="preserve"> </w:t>
          </w:r>
          <w:proofErr w:type="spellStart"/>
          <w:r>
            <w:t>in</w:t>
          </w:r>
          <w:proofErr w:type="spellEnd"/>
          <w:r w:rsidR="00216E78">
            <w:t>:</w:t>
          </w:r>
          <w:r w:rsidR="00216E78">
            <w:tab/>
          </w:r>
          <w:proofErr w:type="spellStart"/>
          <w:r>
            <w:t>Library</w:t>
          </w:r>
          <w:proofErr w:type="spellEnd"/>
          <w:r>
            <w:t xml:space="preserve"> </w:t>
          </w:r>
          <w:proofErr w:type="spellStart"/>
          <w:r>
            <w:t>o</w:t>
          </w:r>
          <w:r w:rsidR="00985E09">
            <w:t>f</w:t>
          </w:r>
          <w:proofErr w:type="spellEnd"/>
          <w:r>
            <w:t xml:space="preserve"> </w:t>
          </w:r>
          <w:proofErr w:type="spellStart"/>
          <w:r>
            <w:t>Faculty</w:t>
          </w:r>
          <w:proofErr w:type="spellEnd"/>
          <w:r>
            <w:t xml:space="preserve"> </w:t>
          </w:r>
          <w:proofErr w:type="spellStart"/>
          <w:r>
            <w:t>of</w:t>
          </w:r>
          <w:proofErr w:type="spellEnd"/>
          <w:r>
            <w:t xml:space="preserve"> </w:t>
          </w:r>
          <w:proofErr w:type="spellStart"/>
          <w:r>
            <w:t>Mining</w:t>
          </w:r>
          <w:proofErr w:type="spellEnd"/>
          <w:r>
            <w:t xml:space="preserve">, </w:t>
          </w:r>
          <w:proofErr w:type="spellStart"/>
          <w:r>
            <w:t>Geology</w:t>
          </w:r>
          <w:proofErr w:type="spellEnd"/>
          <w:r>
            <w:t xml:space="preserve"> </w:t>
          </w:r>
          <w:proofErr w:type="spellStart"/>
          <w:r>
            <w:t>and</w:t>
          </w:r>
          <w:proofErr w:type="spellEnd"/>
          <w:r>
            <w:t xml:space="preserve"> Petroleum Engineering, </w:t>
          </w:r>
          <w:proofErr w:type="spellStart"/>
          <w:r>
            <w:t>Pierottijeva</w:t>
          </w:r>
          <w:proofErr w:type="spellEnd"/>
          <w:r>
            <w:t xml:space="preserve"> 6, Zagreb</w:t>
          </w:r>
        </w:p>
      </w:sdtContent>
    </w:sdt>
    <w:p w14:paraId="757211E1" w14:textId="5C3B6C26" w:rsidR="00216E78" w:rsidRPr="00567C01" w:rsidRDefault="00000000" w:rsidP="003302F1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1921523013"/>
          <w:placeholder>
            <w:docPart w:val="4D000C9AE9A04BB6AF217F99CE73E9B4"/>
          </w:placeholder>
        </w:sdtPr>
        <w:sdtContent>
          <w:proofErr w:type="spellStart"/>
          <w:r w:rsidR="002F6590">
            <w:t>Supervisors</w:t>
          </w:r>
          <w:proofErr w:type="spellEnd"/>
          <w:r w:rsidR="00216E78" w:rsidRPr="00567C01">
            <w:t>:</w:t>
          </w:r>
        </w:sdtContent>
      </w:sdt>
      <w:r w:rsidR="00216E78" w:rsidRPr="00567C01">
        <w:t xml:space="preserve"> </w:t>
      </w:r>
      <w:r w:rsidR="00216E78">
        <w:tab/>
      </w:r>
      <w:r w:rsidR="00195A33">
        <w:tab/>
      </w:r>
      <w:r w:rsidR="00195A33">
        <w:tab/>
      </w:r>
      <w:sdt>
        <w:sdtPr>
          <w:id w:val="609014225"/>
          <w:placeholder>
            <w:docPart w:val="957A21591C6C4E1CBE3193402D1B62A5"/>
          </w:placeholder>
          <w:showingPlcHdr/>
        </w:sdtPr>
        <w:sdtContent>
          <w:r w:rsidR="00635DBB">
            <w:rPr>
              <w:color w:val="BFBFBF" w:themeColor="background1" w:themeShade="BF"/>
            </w:rPr>
            <w:t>Full Professor Name Surename</w:t>
          </w:r>
          <w:r w:rsidR="00635DBB" w:rsidRPr="002F6590">
            <w:rPr>
              <w:color w:val="BFBFBF" w:themeColor="background1" w:themeShade="BF"/>
            </w:rPr>
            <w:t xml:space="preserve">, </w:t>
          </w:r>
          <w:r w:rsidR="00635DBB">
            <w:rPr>
              <w:color w:val="BFBFBF" w:themeColor="background1" w:themeShade="BF"/>
            </w:rPr>
            <w:t>PhD</w:t>
          </w:r>
        </w:sdtContent>
      </w:sdt>
    </w:p>
    <w:p w14:paraId="3424EC0F" w14:textId="708A2F66" w:rsidR="00216E78" w:rsidRDefault="00216E78" w:rsidP="003302F1">
      <w:pPr>
        <w:pStyle w:val="Sazetak"/>
        <w:tabs>
          <w:tab w:val="left" w:pos="1134"/>
        </w:tabs>
        <w:spacing w:after="120" w:line="240" w:lineRule="auto"/>
      </w:pPr>
      <w:r>
        <w:tab/>
      </w:r>
      <w:r w:rsidR="00195A33">
        <w:tab/>
      </w:r>
      <w:r w:rsidR="00195A33">
        <w:tab/>
      </w:r>
      <w:sdt>
        <w:sdtPr>
          <w:id w:val="-1735470451"/>
          <w:placeholder>
            <w:docPart w:val="0400220AF0D24525B4BB5474AEA6416B"/>
          </w:placeholder>
          <w:showingPlcHdr/>
        </w:sdtPr>
        <w:sdtContent>
          <w:r w:rsidR="004B29DA">
            <w:rPr>
              <w:rStyle w:val="PlaceholderText"/>
              <w:color w:val="BFBFBF" w:themeColor="background1" w:themeShade="BF"/>
              <w:szCs w:val="20"/>
            </w:rPr>
            <w:t xml:space="preserve">Associate Professor </w:t>
          </w:r>
          <w:r w:rsidR="00A442A4">
            <w:rPr>
              <w:color w:val="BFBFBF" w:themeColor="background1" w:themeShade="BF"/>
            </w:rPr>
            <w:t>Name Surename</w:t>
          </w:r>
          <w:r w:rsidR="002F6590">
            <w:rPr>
              <w:rStyle w:val="PlaceholderText"/>
              <w:color w:val="BFBFBF" w:themeColor="background1" w:themeShade="BF"/>
              <w:szCs w:val="20"/>
            </w:rPr>
            <w:t xml:space="preserve">, </w:t>
          </w:r>
          <w:r w:rsidR="004B29DA">
            <w:rPr>
              <w:rStyle w:val="PlaceholderText"/>
              <w:color w:val="BFBFBF" w:themeColor="background1" w:themeShade="BF"/>
              <w:szCs w:val="20"/>
            </w:rPr>
            <w:t>PhD</w:t>
          </w:r>
        </w:sdtContent>
      </w:sdt>
    </w:p>
    <w:p w14:paraId="7B644F83" w14:textId="535D2F94" w:rsidR="00195A33" w:rsidRPr="00567C01" w:rsidRDefault="00000000" w:rsidP="00195A33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-204903"/>
          <w:placeholder>
            <w:docPart w:val="BB636A8C8E9E4CF5874B6D1A43838DEB"/>
          </w:placeholder>
        </w:sdtPr>
        <w:sdtContent>
          <w:proofErr w:type="spellStart"/>
          <w:r w:rsidR="00195A33">
            <w:t>Tech</w:t>
          </w:r>
          <w:proofErr w:type="spellEnd"/>
          <w:r w:rsidR="00195A33">
            <w:t xml:space="preserve">. </w:t>
          </w:r>
          <w:proofErr w:type="spellStart"/>
          <w:r w:rsidR="00195A33">
            <w:t>assistance</w:t>
          </w:r>
          <w:proofErr w:type="spellEnd"/>
          <w:r w:rsidR="00195A33" w:rsidRPr="00567C01">
            <w:t>:</w:t>
          </w:r>
        </w:sdtContent>
      </w:sdt>
      <w:r w:rsidR="00195A33" w:rsidRPr="00567C01">
        <w:t xml:space="preserve"> </w:t>
      </w:r>
      <w:r w:rsidR="00195A33">
        <w:tab/>
      </w:r>
      <w:sdt>
        <w:sdtPr>
          <w:id w:val="1428535231"/>
          <w:placeholder>
            <w:docPart w:val="5D4F39AFC41A4DE180B6CA1735EC8796"/>
          </w:placeholder>
          <w:showingPlcHdr/>
        </w:sdtPr>
        <w:sdtContent>
          <w:r w:rsidR="004B29DA">
            <w:rPr>
              <w:color w:val="BFBFBF" w:themeColor="background1" w:themeShade="BF"/>
            </w:rPr>
            <w:t>Senior Assistant Name Surename, PhD</w:t>
          </w:r>
        </w:sdtContent>
      </w:sdt>
    </w:p>
    <w:p w14:paraId="524B5265" w14:textId="45F74523" w:rsidR="00195A33" w:rsidRPr="00567C01" w:rsidRDefault="00195A33" w:rsidP="00195A33">
      <w:pPr>
        <w:pStyle w:val="Sazetak"/>
        <w:tabs>
          <w:tab w:val="left" w:pos="1134"/>
        </w:tabs>
        <w:spacing w:after="120" w:line="240" w:lineRule="auto"/>
      </w:pPr>
      <w:r>
        <w:tab/>
      </w:r>
      <w:r>
        <w:tab/>
      </w:r>
      <w:r>
        <w:tab/>
      </w:r>
      <w:sdt>
        <w:sdtPr>
          <w:id w:val="-2118281240"/>
          <w:placeholder>
            <w:docPart w:val="598C7564215546ADA0EE1D2B95F66CAE"/>
          </w:placeholder>
          <w:showingPlcHdr/>
        </w:sdtPr>
        <w:sdtContent>
          <w:r w:rsidR="004B29DA">
            <w:rPr>
              <w:color w:val="BFBFBF" w:themeColor="background1" w:themeShade="BF"/>
            </w:rPr>
            <w:t xml:space="preserve">Assistant Name </w:t>
          </w:r>
          <w:r w:rsidR="00A442A4">
            <w:rPr>
              <w:color w:val="BFBFBF" w:themeColor="background1" w:themeShade="BF"/>
            </w:rPr>
            <w:t>Surename</w:t>
          </w:r>
        </w:sdtContent>
      </w:sdt>
    </w:p>
    <w:p w14:paraId="0780D717" w14:textId="57CADDDF" w:rsidR="00216E78" w:rsidRPr="00567C01" w:rsidRDefault="00000000" w:rsidP="00790415">
      <w:pPr>
        <w:pStyle w:val="Sazetak"/>
        <w:tabs>
          <w:tab w:val="left" w:pos="1134"/>
        </w:tabs>
        <w:spacing w:before="240" w:after="60" w:line="240" w:lineRule="auto"/>
      </w:pPr>
      <w:sdt>
        <w:sdtPr>
          <w:id w:val="-462425472"/>
          <w:lock w:val="contentLocked"/>
          <w:placeholder>
            <w:docPart w:val="4D000C9AE9A04BB6AF217F99CE73E9B4"/>
          </w:placeholder>
        </w:sdtPr>
        <w:sdtContent>
          <w:r w:rsidR="002F6590">
            <w:t>Reviewers</w:t>
          </w:r>
          <w:r w:rsidR="00216E78" w:rsidRPr="00567C01">
            <w:t>:</w:t>
          </w:r>
        </w:sdtContent>
      </w:sdt>
      <w:r w:rsidR="00216E78">
        <w:tab/>
      </w:r>
      <w:r w:rsidR="00195A33">
        <w:tab/>
      </w:r>
      <w:r w:rsidR="00195A33">
        <w:tab/>
      </w:r>
      <w:sdt>
        <w:sdtPr>
          <w:id w:val="-1867132699"/>
          <w:placeholder>
            <w:docPart w:val="C0D5E025B15E43369E9CF54FF1A0009A"/>
          </w:placeholder>
          <w:showingPlcHdr/>
        </w:sdtPr>
        <w:sdtContent>
          <w:r w:rsidR="004B29DA">
            <w:rPr>
              <w:color w:val="BFBFBF" w:themeColor="background1" w:themeShade="BF"/>
            </w:rPr>
            <w:t>Full Professor Name Surename</w:t>
          </w:r>
          <w:r w:rsidR="004B29DA" w:rsidRPr="002F6590">
            <w:rPr>
              <w:color w:val="BFBFBF" w:themeColor="background1" w:themeShade="BF"/>
            </w:rPr>
            <w:t xml:space="preserve">, </w:t>
          </w:r>
          <w:r w:rsidR="004B29DA">
            <w:rPr>
              <w:color w:val="BFBFBF" w:themeColor="background1" w:themeShade="BF"/>
            </w:rPr>
            <w:t>PhD</w:t>
          </w:r>
        </w:sdtContent>
      </w:sdt>
    </w:p>
    <w:p w14:paraId="74C84673" w14:textId="678B5040" w:rsidR="00216E78" w:rsidRPr="00567C01" w:rsidRDefault="00216E78" w:rsidP="003302F1">
      <w:pPr>
        <w:pStyle w:val="Sazetak"/>
        <w:tabs>
          <w:tab w:val="left" w:pos="1134"/>
        </w:tabs>
        <w:spacing w:after="60" w:line="240" w:lineRule="auto"/>
      </w:pPr>
      <w:r>
        <w:tab/>
      </w:r>
      <w:r w:rsidR="00195A33">
        <w:tab/>
      </w:r>
      <w:r w:rsidR="00195A33">
        <w:tab/>
      </w:r>
      <w:sdt>
        <w:sdtPr>
          <w:id w:val="1530606995"/>
          <w:placeholder>
            <w:docPart w:val="4A6172C6FD2E4AA280BF289A02C9C82A"/>
          </w:placeholder>
          <w:showingPlcHdr/>
        </w:sdtPr>
        <w:sdtContent>
          <w:r w:rsidR="004B29DA">
            <w:rPr>
              <w:rStyle w:val="PlaceholderText"/>
              <w:color w:val="BFBFBF" w:themeColor="background1" w:themeShade="BF"/>
              <w:szCs w:val="20"/>
            </w:rPr>
            <w:t xml:space="preserve">Associate Professor </w:t>
          </w:r>
          <w:r w:rsidR="004B29DA">
            <w:rPr>
              <w:color w:val="BFBFBF" w:themeColor="background1" w:themeShade="BF"/>
            </w:rPr>
            <w:t>Name Surename</w:t>
          </w:r>
          <w:r w:rsidR="004B29DA">
            <w:rPr>
              <w:rStyle w:val="PlaceholderText"/>
              <w:color w:val="BFBFBF" w:themeColor="background1" w:themeShade="BF"/>
              <w:szCs w:val="20"/>
            </w:rPr>
            <w:t>, PhD</w:t>
          </w:r>
        </w:sdtContent>
      </w:sdt>
    </w:p>
    <w:p w14:paraId="4243935A" w14:textId="47544A58" w:rsidR="00216E78" w:rsidRPr="00567C01" w:rsidRDefault="00216E78" w:rsidP="003302F1">
      <w:pPr>
        <w:pStyle w:val="Sazetak"/>
        <w:tabs>
          <w:tab w:val="left" w:pos="1134"/>
        </w:tabs>
        <w:spacing w:after="60" w:line="240" w:lineRule="auto"/>
      </w:pPr>
      <w:r>
        <w:tab/>
      </w:r>
      <w:r w:rsidR="00195A33">
        <w:tab/>
      </w:r>
      <w:r w:rsidR="00195A33">
        <w:tab/>
      </w:r>
      <w:sdt>
        <w:sdtPr>
          <w:id w:val="-1954628181"/>
          <w:placeholder>
            <w:docPart w:val="4945D7A9FD7F45FEA19A5A8BA545891C"/>
          </w:placeholder>
          <w:temporary/>
          <w:showingPlcHdr/>
        </w:sdtPr>
        <w:sdtContent>
          <w:r w:rsidR="004B29DA">
            <w:rPr>
              <w:rStyle w:val="PlaceholderText"/>
              <w:color w:val="BFBFBF" w:themeColor="background1" w:themeShade="BF"/>
              <w:szCs w:val="20"/>
            </w:rPr>
            <w:t xml:space="preserve">Assistant Professor </w:t>
          </w:r>
          <w:r w:rsidR="004B29DA">
            <w:rPr>
              <w:color w:val="BFBFBF" w:themeColor="background1" w:themeShade="BF"/>
            </w:rPr>
            <w:t>Name Surename</w:t>
          </w:r>
          <w:r w:rsidR="004B29DA">
            <w:rPr>
              <w:rStyle w:val="PlaceholderText"/>
              <w:color w:val="BFBFBF" w:themeColor="background1" w:themeShade="BF"/>
              <w:szCs w:val="20"/>
            </w:rPr>
            <w:t>, PhD</w:t>
          </w:r>
        </w:sdtContent>
      </w:sdt>
    </w:p>
    <w:p w14:paraId="3578BAFD" w14:textId="5CB3859D" w:rsidR="00216E78" w:rsidRDefault="00216E78" w:rsidP="003302F1">
      <w:pPr>
        <w:pStyle w:val="Sazetak"/>
        <w:tabs>
          <w:tab w:val="left" w:pos="1134"/>
        </w:tabs>
        <w:spacing w:after="60" w:line="240" w:lineRule="auto"/>
      </w:pPr>
      <w:r>
        <w:tab/>
      </w:r>
      <w:r w:rsidR="00195A33">
        <w:tab/>
      </w:r>
      <w:r w:rsidR="00195A33">
        <w:tab/>
      </w:r>
    </w:p>
    <w:p w14:paraId="51D0A548" w14:textId="77777777" w:rsidR="00216E78" w:rsidRDefault="00216E78" w:rsidP="003302F1">
      <w:pPr>
        <w:pStyle w:val="Sazetak"/>
        <w:tabs>
          <w:tab w:val="left" w:pos="1134"/>
        </w:tabs>
        <w:spacing w:after="60" w:line="240" w:lineRule="auto"/>
      </w:pPr>
    </w:p>
    <w:p w14:paraId="21EEE5DD" w14:textId="620B64C5" w:rsidR="00216E78" w:rsidRPr="00567C01" w:rsidRDefault="00216E78" w:rsidP="003302F1">
      <w:pPr>
        <w:pStyle w:val="Sazetak"/>
        <w:tabs>
          <w:tab w:val="left" w:pos="1134"/>
        </w:tabs>
        <w:spacing w:after="60" w:line="240" w:lineRule="auto"/>
        <w:sectPr w:rsidR="00216E78" w:rsidRPr="00567C01" w:rsidSect="004B13A0">
          <w:headerReference w:type="default" r:id="rId13"/>
          <w:footerReference w:type="default" r:id="rId14"/>
          <w:pgSz w:w="11906" w:h="16838"/>
          <w:pgMar w:top="1418" w:right="1418" w:bottom="1418" w:left="1701" w:header="709" w:footer="709" w:gutter="0"/>
          <w:cols w:space="708"/>
          <w:docGrid w:linePitch="360"/>
        </w:sectPr>
      </w:pPr>
    </w:p>
    <w:p w14:paraId="1B551B19" w14:textId="15E94CD0" w:rsidR="00B5122F" w:rsidRPr="00567C01" w:rsidRDefault="007B1927" w:rsidP="00C13E8C">
      <w:pPr>
        <w:pStyle w:val="TOCHeading"/>
      </w:pPr>
      <w:r w:rsidRPr="00567C01">
        <w:lastRenderedPageBreak/>
        <w:t>SADRŽAJ</w:t>
      </w:r>
    </w:p>
    <w:p w14:paraId="1A851038" w14:textId="192C4DA7" w:rsidR="00AC7C04" w:rsidRDefault="00536C46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hr-HR"/>
        </w:rPr>
      </w:pPr>
      <w:r>
        <w:rPr>
          <w:b w:val="0"/>
          <w:caps w:val="0"/>
          <w:sz w:val="20"/>
        </w:rPr>
        <w:fldChar w:fldCharType="begin"/>
      </w:r>
      <w:r>
        <w:rPr>
          <w:b w:val="0"/>
          <w:caps w:val="0"/>
          <w:sz w:val="20"/>
        </w:rPr>
        <w:instrText xml:space="preserve"> TOC \o "1-4" \h \z \u </w:instrText>
      </w:r>
      <w:r>
        <w:rPr>
          <w:b w:val="0"/>
          <w:caps w:val="0"/>
          <w:sz w:val="20"/>
        </w:rPr>
        <w:fldChar w:fldCharType="separate"/>
      </w:r>
      <w:hyperlink w:anchor="_Toc100743070" w:history="1">
        <w:r w:rsidR="00AC7C04" w:rsidRPr="004A484D">
          <w:rPr>
            <w:rStyle w:val="Hyperlink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</w:t>
        </w:r>
        <w:r w:rsidR="00AC7C0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uvod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_Toc100743070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1</w:t>
        </w:r>
        <w:r w:rsidR="00AC7C04">
          <w:rPr>
            <w:noProof/>
            <w:webHidden/>
          </w:rPr>
          <w:fldChar w:fldCharType="end"/>
        </w:r>
      </w:hyperlink>
    </w:p>
    <w:p w14:paraId="7DCBE15F" w14:textId="2AF0353E" w:rsidR="00AC7C04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hr-HR"/>
        </w:rPr>
      </w:pPr>
      <w:hyperlink w:anchor="_Toc100743071" w:history="1">
        <w:r w:rsidR="00AC7C04" w:rsidRPr="004A484D">
          <w:rPr>
            <w:rStyle w:val="Hyperlink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</w:t>
        </w:r>
        <w:r w:rsidR="00AC7C0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izrada završnog/DIPLOMSKg rada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_Toc100743071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2</w:t>
        </w:r>
        <w:r w:rsidR="00AC7C04">
          <w:rPr>
            <w:noProof/>
            <w:webHidden/>
          </w:rPr>
          <w:fldChar w:fldCharType="end"/>
        </w:r>
      </w:hyperlink>
    </w:p>
    <w:p w14:paraId="11920016" w14:textId="05AEE054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2" w:history="1">
        <w:r w:rsidR="00AC7C04" w:rsidRPr="004A484D">
          <w:rPr>
            <w:rStyle w:val="Hyperlink"/>
            <w:bCs/>
            <w:noProof/>
          </w:rPr>
          <w:t>2.1.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Tekst rada i postavke stranica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_Toc100743072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2</w:t>
        </w:r>
        <w:r w:rsidR="00AC7C04">
          <w:rPr>
            <w:noProof/>
            <w:webHidden/>
          </w:rPr>
          <w:fldChar w:fldCharType="end"/>
        </w:r>
      </w:hyperlink>
    </w:p>
    <w:p w14:paraId="291A0829" w14:textId="3EFF34E0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3" w:history="1">
        <w:r w:rsidR="00AC7C04" w:rsidRPr="004A484D">
          <w:rPr>
            <w:rStyle w:val="Hyperlink"/>
            <w:bCs/>
            <w:noProof/>
          </w:rPr>
          <w:t>2.2.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Umetanje slika u tekst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_Toc100743073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3</w:t>
        </w:r>
        <w:r w:rsidR="00AC7C04">
          <w:rPr>
            <w:noProof/>
            <w:webHidden/>
          </w:rPr>
          <w:fldChar w:fldCharType="end"/>
        </w:r>
      </w:hyperlink>
    </w:p>
    <w:p w14:paraId="66B7E143" w14:textId="7D448C47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4" w:history="1">
        <w:r w:rsidR="00AC7C04" w:rsidRPr="004A484D">
          <w:rPr>
            <w:rStyle w:val="Hyperlink"/>
            <w:bCs/>
            <w:noProof/>
          </w:rPr>
          <w:t>2.3.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Umetanje tablica u tekst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_Toc100743074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4</w:t>
        </w:r>
        <w:r w:rsidR="00AC7C04">
          <w:rPr>
            <w:noProof/>
            <w:webHidden/>
          </w:rPr>
          <w:fldChar w:fldCharType="end"/>
        </w:r>
      </w:hyperlink>
    </w:p>
    <w:p w14:paraId="3749B569" w14:textId="0A47A5D3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5" w:history="1">
        <w:r w:rsidR="00AC7C04" w:rsidRPr="004A484D">
          <w:rPr>
            <w:rStyle w:val="Hyperlink"/>
            <w:bCs/>
            <w:noProof/>
          </w:rPr>
          <w:t>2.4.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Umetanje jednadžbi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_Toc100743075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4</w:t>
        </w:r>
        <w:r w:rsidR="00AC7C04">
          <w:rPr>
            <w:noProof/>
            <w:webHidden/>
          </w:rPr>
          <w:fldChar w:fldCharType="end"/>
        </w:r>
      </w:hyperlink>
    </w:p>
    <w:p w14:paraId="21C15078" w14:textId="7D66D6B1" w:rsidR="00AC7C04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hr-HR"/>
        </w:rPr>
      </w:pPr>
      <w:hyperlink w:anchor="_Toc100743076" w:history="1">
        <w:r w:rsidR="00AC7C04" w:rsidRPr="004A484D">
          <w:rPr>
            <w:rStyle w:val="Hyperlink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</w:t>
        </w:r>
        <w:r w:rsidR="00AC7C0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Automatsko generiranje sadržaja i popisa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_Toc100743076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5</w:t>
        </w:r>
        <w:r w:rsidR="00AC7C04">
          <w:rPr>
            <w:noProof/>
            <w:webHidden/>
          </w:rPr>
          <w:fldChar w:fldCharType="end"/>
        </w:r>
      </w:hyperlink>
    </w:p>
    <w:p w14:paraId="1038BE79" w14:textId="053F6883" w:rsidR="00AC7C04" w:rsidRDefault="00000000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eastAsia="hr-HR"/>
        </w:rPr>
      </w:pPr>
      <w:hyperlink w:anchor="_Toc100743077" w:history="1">
        <w:r w:rsidR="00AC7C04" w:rsidRPr="004A484D">
          <w:rPr>
            <w:rStyle w:val="Hyperlink"/>
            <w:bCs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</w:t>
        </w:r>
        <w:r w:rsidR="00AC7C04">
          <w:rPr>
            <w:rFonts w:asciiTheme="minorHAnsi" w:eastAsiaTheme="minorEastAsia" w:hAnsiTheme="minorHAnsi" w:cstheme="minorBidi"/>
            <w:b w:val="0"/>
            <w:caps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literaturA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_Toc100743077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6</w:t>
        </w:r>
        <w:r w:rsidR="00AC7C04">
          <w:rPr>
            <w:noProof/>
            <w:webHidden/>
          </w:rPr>
          <w:fldChar w:fldCharType="end"/>
        </w:r>
      </w:hyperlink>
    </w:p>
    <w:p w14:paraId="6BEFE83E" w14:textId="6CDB67DE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8" w:history="1">
        <w:r w:rsidR="00AC7C04" w:rsidRPr="004A484D">
          <w:rPr>
            <w:rStyle w:val="Hyperlink"/>
            <w:bCs/>
            <w:noProof/>
          </w:rPr>
          <w:t>4.1.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Citiranje u tekstu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_Toc100743078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6</w:t>
        </w:r>
        <w:r w:rsidR="00AC7C04">
          <w:rPr>
            <w:noProof/>
            <w:webHidden/>
          </w:rPr>
          <w:fldChar w:fldCharType="end"/>
        </w:r>
      </w:hyperlink>
    </w:p>
    <w:p w14:paraId="6DAD8CE1" w14:textId="19F622F3" w:rsidR="00AC7C04" w:rsidRDefault="00000000">
      <w:pPr>
        <w:pStyle w:val="TOC2"/>
        <w:rPr>
          <w:rFonts w:asciiTheme="minorHAnsi" w:eastAsiaTheme="minorEastAsia" w:hAnsiTheme="minorHAnsi" w:cstheme="minorBidi"/>
          <w:b w:val="0"/>
          <w:noProof/>
          <w:sz w:val="22"/>
          <w:szCs w:val="22"/>
          <w:lang w:eastAsia="hr-HR"/>
        </w:rPr>
      </w:pPr>
      <w:hyperlink w:anchor="_Toc100743079" w:history="1">
        <w:r w:rsidR="00AC7C04" w:rsidRPr="004A484D">
          <w:rPr>
            <w:rStyle w:val="Hyperlink"/>
            <w:bCs/>
            <w:noProof/>
          </w:rPr>
          <w:t>4.2.</w:t>
        </w:r>
        <w:r w:rsidR="00AC7C04">
          <w:rPr>
            <w:rFonts w:asciiTheme="minorHAnsi" w:eastAsiaTheme="minorEastAsia" w:hAnsiTheme="minorHAnsi" w:cstheme="minorBidi"/>
            <w:b w:val="0"/>
            <w:noProof/>
            <w:sz w:val="22"/>
            <w:szCs w:val="22"/>
            <w:lang w:eastAsia="hr-HR"/>
          </w:rPr>
          <w:tab/>
        </w:r>
        <w:r w:rsidR="00AC7C04" w:rsidRPr="004A484D">
          <w:rPr>
            <w:rStyle w:val="Hyperlink"/>
            <w:noProof/>
          </w:rPr>
          <w:t>Popis literature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_Toc100743079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8</w:t>
        </w:r>
        <w:r w:rsidR="00AC7C04">
          <w:rPr>
            <w:noProof/>
            <w:webHidden/>
          </w:rPr>
          <w:fldChar w:fldCharType="end"/>
        </w:r>
      </w:hyperlink>
    </w:p>
    <w:p w14:paraId="1E7096FC" w14:textId="36028568" w:rsidR="005F7FF9" w:rsidRDefault="00536C46" w:rsidP="00C13E8C">
      <w:r>
        <w:rPr>
          <w:b/>
          <w:caps/>
          <w:sz w:val="20"/>
        </w:rPr>
        <w:fldChar w:fldCharType="end"/>
      </w:r>
    </w:p>
    <w:p w14:paraId="58181A85" w14:textId="2FBE561B" w:rsidR="008A4293" w:rsidRDefault="008A4293" w:rsidP="00C13E8C"/>
    <w:p w14:paraId="33FA11F7" w14:textId="1B900780" w:rsidR="008A4293" w:rsidRDefault="008A4293" w:rsidP="00C13E8C"/>
    <w:p w14:paraId="7F7C7A02" w14:textId="6561ADFD" w:rsidR="008A4293" w:rsidRDefault="008A4293" w:rsidP="00C13E8C"/>
    <w:p w14:paraId="6F5CA823" w14:textId="50AB2FC3" w:rsidR="008A4293" w:rsidRDefault="008A4293" w:rsidP="00C13E8C"/>
    <w:p w14:paraId="52543F27" w14:textId="0507A9EA" w:rsidR="008A4293" w:rsidRDefault="008A4293" w:rsidP="00C13E8C"/>
    <w:p w14:paraId="120E3B52" w14:textId="47066CF0" w:rsidR="008A4293" w:rsidRDefault="008A4293" w:rsidP="00C13E8C"/>
    <w:p w14:paraId="5C8E1D36" w14:textId="53037B48" w:rsidR="008A4293" w:rsidRDefault="008A4293" w:rsidP="00C13E8C"/>
    <w:p w14:paraId="479D4AC1" w14:textId="7849A088" w:rsidR="008A4293" w:rsidRDefault="008A4293" w:rsidP="00C13E8C"/>
    <w:p w14:paraId="3BA07A1E" w14:textId="16799C5B" w:rsidR="008A4293" w:rsidRDefault="008A4293" w:rsidP="00C13E8C"/>
    <w:p w14:paraId="526FFF29" w14:textId="2D9CB943" w:rsidR="008A4293" w:rsidRDefault="008A4293" w:rsidP="00C13E8C"/>
    <w:p w14:paraId="707C125C" w14:textId="62D93726" w:rsidR="008A4293" w:rsidRDefault="008A4293" w:rsidP="00C13E8C"/>
    <w:p w14:paraId="4225A404" w14:textId="391206EB" w:rsidR="008A4293" w:rsidRDefault="008A4293" w:rsidP="00C13E8C"/>
    <w:p w14:paraId="03A03A92" w14:textId="34F3944F" w:rsidR="008A4293" w:rsidRDefault="008A4293" w:rsidP="00C13E8C"/>
    <w:p w14:paraId="7F8D670C" w14:textId="6EB73B15" w:rsidR="008A4293" w:rsidRDefault="008A4293" w:rsidP="00C13E8C"/>
    <w:p w14:paraId="06627B0F" w14:textId="0B17AD9E" w:rsidR="008A4293" w:rsidRDefault="008A4293" w:rsidP="00C13E8C"/>
    <w:p w14:paraId="266C3E99" w14:textId="21AA2FE7" w:rsidR="008A4293" w:rsidRDefault="008A4293" w:rsidP="00C13E8C"/>
    <w:p w14:paraId="18FC6CDD" w14:textId="26E919C0" w:rsidR="008A4293" w:rsidRDefault="008A4293" w:rsidP="00C13E8C"/>
    <w:p w14:paraId="578DAED2" w14:textId="7178807C" w:rsidR="008A4293" w:rsidRDefault="008A4293" w:rsidP="00C13E8C"/>
    <w:p w14:paraId="36E5F8DA" w14:textId="2F889AF0" w:rsidR="008A4293" w:rsidRDefault="008A4293" w:rsidP="00C13E8C"/>
    <w:p w14:paraId="26ACB790" w14:textId="77777777" w:rsidR="008A4293" w:rsidRDefault="008A4293" w:rsidP="00C13E8C"/>
    <w:p w14:paraId="469666ED" w14:textId="12F77010" w:rsidR="00985E09" w:rsidRDefault="00985E09" w:rsidP="00985E09">
      <w:pPr>
        <w:pStyle w:val="TOCHeading"/>
      </w:pPr>
      <w:r>
        <w:lastRenderedPageBreak/>
        <w:t>popis slika</w:t>
      </w:r>
    </w:p>
    <w:p w14:paraId="44E21309" w14:textId="2737C8FE" w:rsidR="00AC7C04" w:rsidRDefault="00985E09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100743081" w:history="1">
        <w:r w:rsidR="00AC7C04" w:rsidRPr="000C2BBE">
          <w:rPr>
            <w:rStyle w:val="Hyperlink"/>
            <w:noProof/>
          </w:rPr>
          <w:t>Slika 2</w:t>
        </w:r>
        <w:r w:rsidR="00AC7C04" w:rsidRPr="000C2BBE">
          <w:rPr>
            <w:rStyle w:val="Hyperlink"/>
            <w:noProof/>
          </w:rPr>
          <w:noBreakHyphen/>
          <w:t>1. Odabir stilova za oblikovanje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_Toc100743081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3</w:t>
        </w:r>
        <w:r w:rsidR="00AC7C04">
          <w:rPr>
            <w:noProof/>
            <w:webHidden/>
          </w:rPr>
          <w:fldChar w:fldCharType="end"/>
        </w:r>
      </w:hyperlink>
    </w:p>
    <w:p w14:paraId="3001262C" w14:textId="71A71284" w:rsidR="00AC7C04" w:rsidRDefault="00000000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00743082" w:history="1">
        <w:r w:rsidR="00AC7C04" w:rsidRPr="000C2BBE">
          <w:rPr>
            <w:rStyle w:val="Hyperlink"/>
            <w:noProof/>
          </w:rPr>
          <w:t>Slika 2</w:t>
        </w:r>
        <w:r w:rsidR="00AC7C04" w:rsidRPr="000C2BBE">
          <w:rPr>
            <w:rStyle w:val="Hyperlink"/>
            <w:noProof/>
          </w:rPr>
          <w:noBreakHyphen/>
          <w:t>2. Rudnik bakra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_Toc100743082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3</w:t>
        </w:r>
        <w:r w:rsidR="00AC7C04">
          <w:rPr>
            <w:noProof/>
            <w:webHidden/>
          </w:rPr>
          <w:fldChar w:fldCharType="end"/>
        </w:r>
      </w:hyperlink>
    </w:p>
    <w:p w14:paraId="37224106" w14:textId="3DB159D5" w:rsidR="00AC7C04" w:rsidRDefault="00000000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00743083" w:history="1">
        <w:r w:rsidR="00AC7C04" w:rsidRPr="000C2BBE">
          <w:rPr>
            <w:rStyle w:val="Hyperlink"/>
            <w:noProof/>
          </w:rPr>
          <w:t>Slika 2</w:t>
        </w:r>
        <w:r w:rsidR="00AC7C04" w:rsidRPr="000C2BBE">
          <w:rPr>
            <w:rStyle w:val="Hyperlink"/>
            <w:noProof/>
          </w:rPr>
          <w:noBreakHyphen/>
          <w:t>3. Slika je pregledna, međutim nije naveden izvor i na engleskom je jeziku.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_Toc100743083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4</w:t>
        </w:r>
        <w:r w:rsidR="00AC7C04">
          <w:rPr>
            <w:noProof/>
            <w:webHidden/>
          </w:rPr>
          <w:fldChar w:fldCharType="end"/>
        </w:r>
      </w:hyperlink>
    </w:p>
    <w:p w14:paraId="38255141" w14:textId="561A7F3A" w:rsidR="00AC7C04" w:rsidRDefault="00000000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hyperlink w:anchor="_Toc100743084" w:history="1">
        <w:r w:rsidR="00AC7C04" w:rsidRPr="000C2BBE">
          <w:rPr>
            <w:rStyle w:val="Hyperlink"/>
            <w:noProof/>
          </w:rPr>
          <w:t>Slika 3</w:t>
        </w:r>
        <w:r w:rsidR="00AC7C04" w:rsidRPr="000C2BBE">
          <w:rPr>
            <w:rStyle w:val="Hyperlink"/>
            <w:noProof/>
          </w:rPr>
          <w:noBreakHyphen/>
          <w:t>1. Ažuriranje polja Sadržaj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_Toc100743084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5</w:t>
        </w:r>
        <w:r w:rsidR="00AC7C04">
          <w:rPr>
            <w:noProof/>
            <w:webHidden/>
          </w:rPr>
          <w:fldChar w:fldCharType="end"/>
        </w:r>
      </w:hyperlink>
    </w:p>
    <w:p w14:paraId="20B8BF42" w14:textId="0AAB0ECC" w:rsidR="00985E09" w:rsidRDefault="00985E09" w:rsidP="00C13E8C">
      <w:r>
        <w:fldChar w:fldCharType="end"/>
      </w:r>
    </w:p>
    <w:p w14:paraId="4C16A108" w14:textId="1B2C89AC" w:rsidR="008A4293" w:rsidRDefault="008A4293" w:rsidP="00D55770">
      <w:pPr>
        <w:ind w:firstLine="0"/>
      </w:pPr>
    </w:p>
    <w:p w14:paraId="16AA5631" w14:textId="1FB94CF3" w:rsidR="008A4293" w:rsidRDefault="008A4293" w:rsidP="00C13E8C"/>
    <w:p w14:paraId="22C9D421" w14:textId="33DBC543" w:rsidR="008A4293" w:rsidRDefault="008A4293" w:rsidP="00C13E8C"/>
    <w:p w14:paraId="112B7BED" w14:textId="4C3DEBBE" w:rsidR="008A4293" w:rsidRDefault="008A4293" w:rsidP="00C13E8C"/>
    <w:p w14:paraId="7E89BE26" w14:textId="0550A7C0" w:rsidR="008A4293" w:rsidRDefault="008A4293" w:rsidP="00C13E8C"/>
    <w:p w14:paraId="0240329E" w14:textId="73E27DE9" w:rsidR="008A4293" w:rsidRDefault="008A4293" w:rsidP="00C13E8C"/>
    <w:p w14:paraId="53053B6C" w14:textId="0AC57EAC" w:rsidR="008A4293" w:rsidRDefault="008A4293" w:rsidP="00C13E8C"/>
    <w:p w14:paraId="55993731" w14:textId="71E7412B" w:rsidR="008A4293" w:rsidRDefault="008A4293" w:rsidP="00C13E8C"/>
    <w:p w14:paraId="4FBBFDD0" w14:textId="7A0503AE" w:rsidR="008A4293" w:rsidRDefault="008A4293" w:rsidP="00C13E8C"/>
    <w:p w14:paraId="2D6B125D" w14:textId="7FAC3FD7" w:rsidR="008A4293" w:rsidRDefault="008A4293" w:rsidP="00C13E8C"/>
    <w:p w14:paraId="0E1A14F1" w14:textId="19A22284" w:rsidR="008A4293" w:rsidRDefault="008A4293" w:rsidP="00C13E8C"/>
    <w:p w14:paraId="7C12E7EF" w14:textId="7C58AEB0" w:rsidR="008A4293" w:rsidRDefault="008A4293" w:rsidP="00C13E8C"/>
    <w:p w14:paraId="7132814F" w14:textId="399798C7" w:rsidR="008A4293" w:rsidRDefault="008A4293" w:rsidP="00C13E8C"/>
    <w:p w14:paraId="07CCE57C" w14:textId="5A8C7BB2" w:rsidR="008A4293" w:rsidRDefault="008A4293" w:rsidP="00C13E8C"/>
    <w:p w14:paraId="5A72379A" w14:textId="6ACBE3E9" w:rsidR="008A4293" w:rsidRDefault="008A4293" w:rsidP="00C13E8C"/>
    <w:p w14:paraId="2AF36119" w14:textId="55E0D4DF" w:rsidR="008A4293" w:rsidRDefault="008A4293" w:rsidP="00C13E8C"/>
    <w:p w14:paraId="2D535238" w14:textId="7085F4B3" w:rsidR="008A4293" w:rsidRDefault="008A4293" w:rsidP="00C13E8C"/>
    <w:p w14:paraId="5E09665F" w14:textId="29A9215B" w:rsidR="008A4293" w:rsidRDefault="008A4293" w:rsidP="00C13E8C"/>
    <w:p w14:paraId="5871678A" w14:textId="119DFDEA" w:rsidR="008A4293" w:rsidRDefault="008A4293" w:rsidP="00C13E8C"/>
    <w:p w14:paraId="7522B93F" w14:textId="50298B6A" w:rsidR="008A4293" w:rsidRDefault="008A4293" w:rsidP="00C13E8C"/>
    <w:p w14:paraId="64D64024" w14:textId="0A678EBB" w:rsidR="008A4293" w:rsidRDefault="008A4293" w:rsidP="00C13E8C"/>
    <w:p w14:paraId="41DB53C1" w14:textId="1628F951" w:rsidR="008A4293" w:rsidRDefault="008A4293" w:rsidP="00C13E8C"/>
    <w:p w14:paraId="3CF168F9" w14:textId="1454FC6A" w:rsidR="008A4293" w:rsidRDefault="008A4293" w:rsidP="00C13E8C"/>
    <w:p w14:paraId="1B642DD3" w14:textId="6D3EBDC8" w:rsidR="008A4293" w:rsidRDefault="008A4293" w:rsidP="00C13E8C"/>
    <w:p w14:paraId="1B03A276" w14:textId="11121824" w:rsidR="008A4293" w:rsidRDefault="008A4293" w:rsidP="00C13E8C"/>
    <w:p w14:paraId="7E34CF34" w14:textId="4AFDEB96" w:rsidR="000A46DD" w:rsidRDefault="000A46DD" w:rsidP="00C13E8C"/>
    <w:p w14:paraId="0A43B056" w14:textId="61D09AB9" w:rsidR="000A46DD" w:rsidRDefault="000A46DD" w:rsidP="00C13E8C"/>
    <w:p w14:paraId="54C1F330" w14:textId="77777777" w:rsidR="00276D30" w:rsidRDefault="00276D30" w:rsidP="00C13E8C"/>
    <w:p w14:paraId="3992C0BF" w14:textId="6D8B1270" w:rsidR="00985E09" w:rsidRDefault="00985E09" w:rsidP="00985E09">
      <w:pPr>
        <w:pStyle w:val="TOCHeading"/>
      </w:pPr>
      <w:r>
        <w:t>Popis tablica</w:t>
      </w:r>
    </w:p>
    <w:p w14:paraId="3A6BA42B" w14:textId="2583CBFE" w:rsidR="00AC7C04" w:rsidRDefault="00985E09">
      <w:pPr>
        <w:pStyle w:val="TableofFigures"/>
        <w:tabs>
          <w:tab w:val="right" w:leader="dot" w:pos="8777"/>
        </w:tabs>
        <w:rPr>
          <w:rFonts w:asciiTheme="minorHAnsi" w:eastAsiaTheme="minorEastAsia" w:hAnsiTheme="minorHAnsi" w:cstheme="minorBidi"/>
          <w:noProof/>
          <w:sz w:val="22"/>
          <w:szCs w:val="22"/>
          <w:lang w:eastAsia="hr-HR"/>
        </w:rPr>
      </w:pPr>
      <w:r>
        <w:rPr>
          <w:lang w:eastAsia="hr-HR"/>
        </w:rPr>
        <w:fldChar w:fldCharType="begin"/>
      </w:r>
      <w:r>
        <w:rPr>
          <w:lang w:eastAsia="hr-HR"/>
        </w:rPr>
        <w:instrText xml:space="preserve"> TOC \h \z \c "Tablica" </w:instrText>
      </w:r>
      <w:r>
        <w:rPr>
          <w:lang w:eastAsia="hr-HR"/>
        </w:rPr>
        <w:fldChar w:fldCharType="separate"/>
      </w:r>
      <w:hyperlink w:anchor="_Toc100743128" w:history="1">
        <w:r w:rsidR="00AC7C04" w:rsidRPr="00A53392">
          <w:rPr>
            <w:rStyle w:val="Hyperlink"/>
            <w:noProof/>
          </w:rPr>
          <w:t>Tablica 2</w:t>
        </w:r>
        <w:r w:rsidR="00AC7C04" w:rsidRPr="00A53392">
          <w:rPr>
            <w:rStyle w:val="Hyperlink"/>
            <w:noProof/>
          </w:rPr>
          <w:noBreakHyphen/>
          <w:t>1. Tablica množenja</w:t>
        </w:r>
        <w:r w:rsidR="00AC7C04">
          <w:rPr>
            <w:noProof/>
            <w:webHidden/>
          </w:rPr>
          <w:tab/>
        </w:r>
        <w:r w:rsidR="00AC7C04">
          <w:rPr>
            <w:noProof/>
            <w:webHidden/>
          </w:rPr>
          <w:fldChar w:fldCharType="begin"/>
        </w:r>
        <w:r w:rsidR="00AC7C04">
          <w:rPr>
            <w:noProof/>
            <w:webHidden/>
          </w:rPr>
          <w:instrText xml:space="preserve"> PAGEREF _Toc100743128 \h </w:instrText>
        </w:r>
        <w:r w:rsidR="00AC7C04">
          <w:rPr>
            <w:noProof/>
            <w:webHidden/>
          </w:rPr>
        </w:r>
        <w:r w:rsidR="00AC7C04">
          <w:rPr>
            <w:noProof/>
            <w:webHidden/>
          </w:rPr>
          <w:fldChar w:fldCharType="separate"/>
        </w:r>
        <w:r w:rsidR="00AC7C04">
          <w:rPr>
            <w:noProof/>
            <w:webHidden/>
          </w:rPr>
          <w:t>4</w:t>
        </w:r>
        <w:r w:rsidR="00AC7C04">
          <w:rPr>
            <w:noProof/>
            <w:webHidden/>
          </w:rPr>
          <w:fldChar w:fldCharType="end"/>
        </w:r>
      </w:hyperlink>
    </w:p>
    <w:p w14:paraId="7C383F69" w14:textId="4E85CBAE" w:rsidR="008D0B15" w:rsidRDefault="00985E09" w:rsidP="008D0B15">
      <w:pPr>
        <w:pStyle w:val="TableofFigures"/>
        <w:tabs>
          <w:tab w:val="right" w:leader="dot" w:pos="8777"/>
        </w:tabs>
      </w:pPr>
      <w:r>
        <w:fldChar w:fldCharType="end"/>
      </w:r>
    </w:p>
    <w:p w14:paraId="3B883D9B" w14:textId="74B0308F" w:rsidR="008A4293" w:rsidRDefault="008A4293" w:rsidP="008A4293"/>
    <w:p w14:paraId="2643C235" w14:textId="107E203B" w:rsidR="008A4293" w:rsidRDefault="008A4293" w:rsidP="008A4293"/>
    <w:p w14:paraId="51A73B05" w14:textId="17900284" w:rsidR="008A4293" w:rsidRDefault="008A4293" w:rsidP="008A4293"/>
    <w:p w14:paraId="0ABD3150" w14:textId="171975C0" w:rsidR="008A4293" w:rsidRDefault="008A4293" w:rsidP="008A4293"/>
    <w:p w14:paraId="46C6F641" w14:textId="59E1FB98" w:rsidR="008A4293" w:rsidRDefault="008A4293" w:rsidP="008A4293"/>
    <w:p w14:paraId="4D7DEA35" w14:textId="728ED3FC" w:rsidR="008A4293" w:rsidRDefault="008A4293" w:rsidP="008A4293"/>
    <w:p w14:paraId="6C67577E" w14:textId="53945ACF" w:rsidR="008A4293" w:rsidRDefault="008A4293" w:rsidP="008A4293"/>
    <w:p w14:paraId="7D6C8F89" w14:textId="48CB80E4" w:rsidR="008A4293" w:rsidRDefault="008A4293" w:rsidP="008A4293"/>
    <w:p w14:paraId="421C8A10" w14:textId="5BE95C7B" w:rsidR="008A4293" w:rsidRDefault="008A4293" w:rsidP="008A4293"/>
    <w:p w14:paraId="228DBE44" w14:textId="32C8F98A" w:rsidR="008A4293" w:rsidRDefault="008A4293" w:rsidP="008A4293"/>
    <w:p w14:paraId="6319FDDF" w14:textId="772D2C93" w:rsidR="008A4293" w:rsidRDefault="008A4293" w:rsidP="008A4293"/>
    <w:p w14:paraId="1B13F811" w14:textId="682076F8" w:rsidR="008A4293" w:rsidRDefault="008A4293" w:rsidP="008A4293"/>
    <w:p w14:paraId="4080FD48" w14:textId="2F81904B" w:rsidR="008A4293" w:rsidRDefault="008A4293" w:rsidP="008A4293"/>
    <w:p w14:paraId="18895E9F" w14:textId="68FFB747" w:rsidR="008A4293" w:rsidRDefault="008A4293" w:rsidP="008A4293"/>
    <w:p w14:paraId="3526FD81" w14:textId="33D8081E" w:rsidR="008A4293" w:rsidRDefault="008A4293" w:rsidP="008A4293"/>
    <w:p w14:paraId="01BC40F7" w14:textId="2E1503F2" w:rsidR="008A4293" w:rsidRDefault="008A4293" w:rsidP="008A4293"/>
    <w:p w14:paraId="774527F1" w14:textId="331A2EE7" w:rsidR="008A4293" w:rsidRDefault="008A4293" w:rsidP="008A4293"/>
    <w:p w14:paraId="0E86328E" w14:textId="4D4E34DF" w:rsidR="008A4293" w:rsidRDefault="008A4293" w:rsidP="008A4293"/>
    <w:p w14:paraId="4C4F2D32" w14:textId="1485BD5F" w:rsidR="008A4293" w:rsidRDefault="008A4293" w:rsidP="008A4293"/>
    <w:p w14:paraId="69BE8FB2" w14:textId="4E9B839E" w:rsidR="008A4293" w:rsidRDefault="008A4293" w:rsidP="008A4293"/>
    <w:p w14:paraId="3F152A14" w14:textId="29FC0766" w:rsidR="008A4293" w:rsidRDefault="008A4293" w:rsidP="008A4293"/>
    <w:p w14:paraId="44B4AE7E" w14:textId="6296FAD4" w:rsidR="008A4293" w:rsidRDefault="008A4293" w:rsidP="008A4293"/>
    <w:p w14:paraId="552175CD" w14:textId="7FB10AB1" w:rsidR="008A4293" w:rsidRDefault="008A4293" w:rsidP="008A4293"/>
    <w:p w14:paraId="45F4249B" w14:textId="422D3556" w:rsidR="008A4293" w:rsidRDefault="008A4293" w:rsidP="008A4293"/>
    <w:p w14:paraId="5B63F4B7" w14:textId="24AFED78" w:rsidR="008A4293" w:rsidRDefault="008A4293" w:rsidP="008A4293"/>
    <w:p w14:paraId="0C35D808" w14:textId="08AD70AB" w:rsidR="008A4293" w:rsidRDefault="008A4293" w:rsidP="008A4293"/>
    <w:p w14:paraId="00C807B9" w14:textId="14DCEF25" w:rsidR="008A4293" w:rsidRDefault="008A4293" w:rsidP="008A4293"/>
    <w:p w14:paraId="7ACF14FD" w14:textId="75651C3D" w:rsidR="008A4293" w:rsidRDefault="008A4293" w:rsidP="008A4293"/>
    <w:p w14:paraId="25FD9075" w14:textId="79FEAB27" w:rsidR="008D0B15" w:rsidRDefault="008D0B15" w:rsidP="008D0B15">
      <w:pPr>
        <w:pStyle w:val="TOCHeading"/>
      </w:pPr>
      <w:r>
        <w:lastRenderedPageBreak/>
        <w:t>Popis PRILOGA</w:t>
      </w:r>
    </w:p>
    <w:p w14:paraId="35FB0514" w14:textId="2C554667" w:rsidR="008D0B15" w:rsidRPr="008D0B15" w:rsidRDefault="008D0B15" w:rsidP="008D0B15">
      <w:pPr>
        <w:ind w:firstLine="0"/>
        <w:rPr>
          <w:lang w:eastAsia="hr-HR"/>
        </w:rPr>
      </w:pPr>
      <w:r w:rsidRPr="00AC7C04">
        <w:rPr>
          <w:lang w:eastAsia="hr-HR"/>
        </w:rPr>
        <w:t>Prilog 1</w:t>
      </w:r>
      <w:r w:rsidR="000A46DD" w:rsidRPr="00AC7C04">
        <w:rPr>
          <w:lang w:eastAsia="hr-HR"/>
        </w:rPr>
        <w:t>.</w:t>
      </w:r>
      <w:r>
        <w:rPr>
          <w:lang w:eastAsia="hr-HR"/>
        </w:rPr>
        <w:t xml:space="preserve"> </w:t>
      </w:r>
      <w:r w:rsidR="004E7D58">
        <w:rPr>
          <w:lang w:eastAsia="hr-HR"/>
        </w:rPr>
        <w:t>Karta……………………………………………………………………………50</w:t>
      </w:r>
    </w:p>
    <w:p w14:paraId="0B6F0975" w14:textId="77777777" w:rsidR="008D0B15" w:rsidRDefault="008D0B15" w:rsidP="001A5B61">
      <w:pPr>
        <w:pStyle w:val="TOCHeading"/>
      </w:pPr>
      <w:r>
        <w:br w:type="page"/>
      </w:r>
    </w:p>
    <w:p w14:paraId="4DF93C4C" w14:textId="547E46CD" w:rsidR="00985E09" w:rsidRDefault="001A5B61" w:rsidP="001A5B61">
      <w:pPr>
        <w:pStyle w:val="TOCHeading"/>
      </w:pPr>
      <w:r>
        <w:lastRenderedPageBreak/>
        <w:t>popis korištenih oznaka i jedinica</w:t>
      </w:r>
    </w:p>
    <w:p w14:paraId="5D80E395" w14:textId="2EB3DF7F" w:rsidR="00293F77" w:rsidRDefault="00293F77" w:rsidP="00293F77">
      <w:pPr>
        <w:ind w:firstLine="0"/>
        <w:rPr>
          <w:lang w:eastAsia="hr-HR"/>
        </w:rPr>
      </w:pPr>
      <w:r>
        <w:rPr>
          <w:lang w:eastAsia="hr-HR"/>
        </w:rPr>
        <w:t>Oznaka</w:t>
      </w:r>
      <w:r>
        <w:rPr>
          <w:lang w:eastAsia="hr-HR"/>
        </w:rPr>
        <w:tab/>
        <w:t>Jedinica</w:t>
      </w:r>
      <w:r>
        <w:rPr>
          <w:lang w:eastAsia="hr-HR"/>
        </w:rPr>
        <w:tab/>
      </w:r>
      <w:r w:rsidR="00226659">
        <w:rPr>
          <w:lang w:eastAsia="hr-HR"/>
        </w:rPr>
        <w:tab/>
      </w:r>
      <w:r>
        <w:rPr>
          <w:lang w:eastAsia="hr-HR"/>
        </w:rPr>
        <w:t>Opis</w:t>
      </w:r>
    </w:p>
    <w:p w14:paraId="72DB2E0A" w14:textId="26ED5A5E" w:rsidR="001A5B61" w:rsidRDefault="002475A4" w:rsidP="00293F77">
      <w:pPr>
        <w:ind w:firstLine="0"/>
        <w:rPr>
          <w:lang w:eastAsia="hr-HR"/>
        </w:rPr>
      </w:pPr>
      <w:proofErr w:type="spellStart"/>
      <w:r w:rsidRPr="00EB12CC">
        <w:rPr>
          <w:i/>
          <w:lang w:eastAsia="hr-HR"/>
        </w:rPr>
        <w:t>Δ</w:t>
      </w:r>
      <w:r w:rsidR="00293F77" w:rsidRPr="00EB12CC">
        <w:rPr>
          <w:i/>
          <w:lang w:eastAsia="hr-HR"/>
        </w:rPr>
        <w:t>p</w:t>
      </w:r>
      <w:proofErr w:type="spellEnd"/>
      <w:r w:rsidR="00293F77">
        <w:rPr>
          <w:lang w:eastAsia="hr-HR"/>
        </w:rPr>
        <w:tab/>
      </w:r>
      <w:r w:rsidR="00293F77">
        <w:rPr>
          <w:lang w:eastAsia="hr-HR"/>
        </w:rPr>
        <w:tab/>
      </w:r>
      <w:r w:rsidR="00226659">
        <w:rPr>
          <w:lang w:eastAsia="hr-HR"/>
        </w:rPr>
        <w:tab/>
      </w:r>
      <w:r w:rsidR="00293F77">
        <w:rPr>
          <w:lang w:eastAsia="hr-HR"/>
        </w:rPr>
        <w:t>Pa</w:t>
      </w:r>
      <w:r w:rsidR="00293F77">
        <w:rPr>
          <w:lang w:eastAsia="hr-HR"/>
        </w:rPr>
        <w:tab/>
      </w:r>
      <w:r w:rsidR="00293F77">
        <w:rPr>
          <w:lang w:eastAsia="hr-HR"/>
        </w:rPr>
        <w:tab/>
      </w:r>
      <w:r w:rsidR="00226659">
        <w:rPr>
          <w:lang w:eastAsia="hr-HR"/>
        </w:rPr>
        <w:tab/>
      </w:r>
      <w:r w:rsidR="00226659">
        <w:rPr>
          <w:lang w:eastAsia="hr-HR"/>
        </w:rPr>
        <w:tab/>
      </w:r>
      <w:r w:rsidR="00D132B7">
        <w:rPr>
          <w:lang w:eastAsia="hr-HR"/>
        </w:rPr>
        <w:t>d</w:t>
      </w:r>
      <w:r>
        <w:rPr>
          <w:lang w:eastAsia="hr-HR"/>
        </w:rPr>
        <w:t>iferencijalni tlak</w:t>
      </w:r>
    </w:p>
    <w:p w14:paraId="74004F83" w14:textId="7AB09240" w:rsidR="00293F77" w:rsidRDefault="00293F77" w:rsidP="00293F77">
      <w:pPr>
        <w:ind w:firstLine="0"/>
        <w:rPr>
          <w:lang w:eastAsia="hr-HR"/>
        </w:rPr>
      </w:pPr>
      <w:r w:rsidRPr="00EB12CC">
        <w:rPr>
          <w:i/>
          <w:lang w:eastAsia="hr-HR"/>
        </w:rPr>
        <w:t>f</w:t>
      </w:r>
      <w:r>
        <w:rPr>
          <w:lang w:eastAsia="hr-HR"/>
        </w:rPr>
        <w:tab/>
        <w:t xml:space="preserve"> </w:t>
      </w:r>
      <w:r>
        <w:rPr>
          <w:lang w:eastAsia="hr-HR"/>
        </w:rPr>
        <w:tab/>
      </w:r>
      <w:r w:rsidR="00226659">
        <w:rPr>
          <w:lang w:eastAsia="hr-HR"/>
        </w:rPr>
        <w:tab/>
      </w:r>
      <w:r w:rsidR="007F1980">
        <w:rPr>
          <w:lang w:eastAsia="hr-HR"/>
        </w:rPr>
        <w:t>-</w:t>
      </w:r>
      <w:r>
        <w:rPr>
          <w:lang w:eastAsia="hr-HR"/>
        </w:rPr>
        <w:tab/>
      </w:r>
      <w:r>
        <w:rPr>
          <w:lang w:eastAsia="hr-HR"/>
        </w:rPr>
        <w:tab/>
      </w:r>
      <w:r w:rsidR="00226659">
        <w:rPr>
          <w:lang w:eastAsia="hr-HR"/>
        </w:rPr>
        <w:tab/>
      </w:r>
      <w:r w:rsidR="00226659">
        <w:rPr>
          <w:lang w:eastAsia="hr-HR"/>
        </w:rPr>
        <w:tab/>
      </w:r>
      <w:r w:rsidR="00D132B7">
        <w:rPr>
          <w:lang w:eastAsia="hr-HR"/>
        </w:rPr>
        <w:t>k</w:t>
      </w:r>
      <w:r>
        <w:rPr>
          <w:lang w:eastAsia="hr-HR"/>
        </w:rPr>
        <w:t>oeficijent otpora</w:t>
      </w:r>
    </w:p>
    <w:p w14:paraId="7251BF41" w14:textId="62E793BD" w:rsidR="002475A4" w:rsidRPr="001A5B61" w:rsidRDefault="002475A4" w:rsidP="00293F77">
      <w:pPr>
        <w:ind w:firstLine="0"/>
        <w:rPr>
          <w:lang w:eastAsia="hr-HR"/>
        </w:rPr>
      </w:pPr>
      <w:r w:rsidRPr="00EB12CC">
        <w:rPr>
          <w:i/>
          <w:lang w:eastAsia="hr-HR"/>
        </w:rPr>
        <w:t>L</w:t>
      </w:r>
      <w:r>
        <w:rPr>
          <w:lang w:eastAsia="hr-HR"/>
        </w:rPr>
        <w:tab/>
        <w:t xml:space="preserve"> </w:t>
      </w:r>
      <w:r w:rsidR="00293F77">
        <w:rPr>
          <w:lang w:eastAsia="hr-HR"/>
        </w:rPr>
        <w:tab/>
      </w:r>
      <w:r w:rsidR="00226659">
        <w:rPr>
          <w:lang w:eastAsia="hr-HR"/>
        </w:rPr>
        <w:tab/>
      </w:r>
      <w:r w:rsidR="00293F77">
        <w:rPr>
          <w:lang w:eastAsia="hr-HR"/>
        </w:rPr>
        <w:t>m</w:t>
      </w:r>
      <w:r w:rsidR="00293F77">
        <w:rPr>
          <w:lang w:eastAsia="hr-HR"/>
        </w:rPr>
        <w:tab/>
      </w:r>
      <w:r w:rsidR="00293F77">
        <w:rPr>
          <w:lang w:eastAsia="hr-HR"/>
        </w:rPr>
        <w:tab/>
      </w:r>
      <w:r w:rsidR="00226659">
        <w:rPr>
          <w:lang w:eastAsia="hr-HR"/>
        </w:rPr>
        <w:tab/>
      </w:r>
      <w:r w:rsidR="00226659">
        <w:rPr>
          <w:lang w:eastAsia="hr-HR"/>
        </w:rPr>
        <w:tab/>
      </w:r>
      <w:r w:rsidR="00D132B7">
        <w:rPr>
          <w:lang w:eastAsia="hr-HR"/>
        </w:rPr>
        <w:t>d</w:t>
      </w:r>
      <w:r>
        <w:rPr>
          <w:lang w:eastAsia="hr-HR"/>
        </w:rPr>
        <w:t>uljina</w:t>
      </w:r>
    </w:p>
    <w:p w14:paraId="243FE85A" w14:textId="691BA87A" w:rsidR="002475A4" w:rsidRPr="002475A4" w:rsidRDefault="002475A4" w:rsidP="00293F77">
      <w:pPr>
        <w:ind w:firstLine="0"/>
      </w:pPr>
      <w:r w:rsidRPr="00EB12CC">
        <w:rPr>
          <w:i/>
        </w:rPr>
        <w:t>ρ</w:t>
      </w:r>
      <w:r>
        <w:tab/>
        <w:t xml:space="preserve"> </w:t>
      </w:r>
      <w:r w:rsidR="00293F77">
        <w:tab/>
      </w:r>
      <w:r w:rsidR="00226659">
        <w:tab/>
      </w:r>
      <w:r w:rsidR="00293F77">
        <w:t>kg/m</w:t>
      </w:r>
      <w:r w:rsidR="00293F77">
        <w:rPr>
          <w:vertAlign w:val="superscript"/>
        </w:rPr>
        <w:t>3</w:t>
      </w:r>
      <w:r w:rsidR="00293F77">
        <w:tab/>
      </w:r>
      <w:r w:rsidR="00226659">
        <w:tab/>
      </w:r>
      <w:r w:rsidR="00D132B7">
        <w:t>g</w:t>
      </w:r>
      <w:r>
        <w:t>ustoća</w:t>
      </w:r>
    </w:p>
    <w:p w14:paraId="153FC9BC" w14:textId="651B42F5" w:rsidR="002475A4" w:rsidRDefault="002475A4" w:rsidP="00293F77">
      <w:pPr>
        <w:ind w:firstLine="0"/>
      </w:pPr>
      <w:r w:rsidRPr="00EB12CC">
        <w:rPr>
          <w:i/>
        </w:rPr>
        <w:t>O</w:t>
      </w:r>
      <w:r>
        <w:tab/>
        <w:t xml:space="preserve"> </w:t>
      </w:r>
      <w:r w:rsidR="00293F77">
        <w:tab/>
      </w:r>
      <w:r w:rsidR="00226659">
        <w:tab/>
      </w:r>
      <w:r w:rsidR="00293F77">
        <w:t>m</w:t>
      </w:r>
      <w:r w:rsidR="00293F77">
        <w:tab/>
      </w:r>
      <w:r w:rsidR="00293F77">
        <w:tab/>
      </w:r>
      <w:r w:rsidR="00226659">
        <w:tab/>
      </w:r>
      <w:r w:rsidR="00226659">
        <w:tab/>
      </w:r>
      <w:r w:rsidR="00D132B7">
        <w:t>o</w:t>
      </w:r>
      <w:r>
        <w:t>pseg</w:t>
      </w:r>
    </w:p>
    <w:p w14:paraId="4840E9F9" w14:textId="61E4ADC2" w:rsidR="002475A4" w:rsidRPr="002475A4" w:rsidRDefault="002475A4" w:rsidP="00293F77">
      <w:pPr>
        <w:ind w:firstLine="0"/>
      </w:pPr>
      <w:r w:rsidRPr="00EB12CC">
        <w:rPr>
          <w:i/>
        </w:rPr>
        <w:t>A</w:t>
      </w:r>
      <w:r>
        <w:tab/>
        <w:t xml:space="preserve"> </w:t>
      </w:r>
      <w:r w:rsidR="00293F77">
        <w:tab/>
      </w:r>
      <w:r w:rsidR="00226659">
        <w:tab/>
      </w:r>
      <w:r w:rsidR="00293F77">
        <w:t>m</w:t>
      </w:r>
      <w:r w:rsidR="00293F77">
        <w:rPr>
          <w:vertAlign w:val="superscript"/>
        </w:rPr>
        <w:t>2</w:t>
      </w:r>
      <w:r w:rsidR="00293F77">
        <w:tab/>
      </w:r>
      <w:r w:rsidR="00293F77">
        <w:tab/>
      </w:r>
      <w:r w:rsidR="00226659">
        <w:tab/>
      </w:r>
      <w:r w:rsidR="00226659">
        <w:tab/>
      </w:r>
      <w:r w:rsidR="00D132B7">
        <w:t>p</w:t>
      </w:r>
      <w:r>
        <w:t>ovršina</w:t>
      </w:r>
    </w:p>
    <w:p w14:paraId="331C8F12" w14:textId="6D6B7006" w:rsidR="005F7FF9" w:rsidRPr="00567C01" w:rsidRDefault="002475A4" w:rsidP="00293F77">
      <w:pPr>
        <w:ind w:firstLine="0"/>
        <w:sectPr w:rsidR="005F7FF9" w:rsidRPr="00567C01" w:rsidSect="004B13A0">
          <w:headerReference w:type="default" r:id="rId15"/>
          <w:footerReference w:type="default" r:id="rId16"/>
          <w:pgSz w:w="11906" w:h="16838"/>
          <w:pgMar w:top="1418" w:right="1418" w:bottom="1418" w:left="1701" w:header="709" w:footer="709" w:gutter="0"/>
          <w:pgNumType w:fmt="upperRoman" w:start="1"/>
          <w:cols w:space="708"/>
          <w:docGrid w:linePitch="360"/>
        </w:sectPr>
      </w:pPr>
      <w:r w:rsidRPr="00EB12CC">
        <w:rPr>
          <w:i/>
        </w:rPr>
        <w:t>v</w:t>
      </w:r>
      <w:r>
        <w:tab/>
        <w:t xml:space="preserve"> </w:t>
      </w:r>
      <w:r w:rsidR="00293F77">
        <w:tab/>
      </w:r>
      <w:r w:rsidR="00226659">
        <w:tab/>
      </w:r>
      <w:r w:rsidR="00293F77">
        <w:t>m/s</w:t>
      </w:r>
      <w:r w:rsidR="00293F77">
        <w:tab/>
      </w:r>
      <w:r w:rsidR="00293F77">
        <w:tab/>
      </w:r>
      <w:r w:rsidR="00226659">
        <w:tab/>
      </w:r>
      <w:r w:rsidR="00D132B7">
        <w:t>b</w:t>
      </w:r>
      <w:r>
        <w:t>rzina</w:t>
      </w:r>
      <w:r w:rsidR="00F113A4">
        <w:fldChar w:fldCharType="begin"/>
      </w:r>
      <w:r w:rsidR="00F113A4">
        <w:instrText xml:space="preserve"> TOC \h \z \c "Slika" </w:instrText>
      </w:r>
      <w:r w:rsidR="00F113A4">
        <w:fldChar w:fldCharType="end"/>
      </w:r>
    </w:p>
    <w:p w14:paraId="25728C70" w14:textId="4532D491" w:rsidR="0013564A" w:rsidRDefault="00DE5020" w:rsidP="00C13E8C">
      <w:pPr>
        <w:pStyle w:val="Heading1"/>
      </w:pPr>
      <w:bookmarkStart w:id="0" w:name="_Toc100743070"/>
      <w:r w:rsidRPr="00567C01">
        <w:lastRenderedPageBreak/>
        <w:t>uvod</w:t>
      </w:r>
      <w:bookmarkEnd w:id="0"/>
    </w:p>
    <w:p w14:paraId="696AE18D" w14:textId="20576462" w:rsidR="002E619F" w:rsidRDefault="002E619F" w:rsidP="00C13E8C">
      <w:r>
        <w:t>Ovaj dokument istovremeno služi kao predložak (eng</w:t>
      </w:r>
      <w:r w:rsidR="004E7D58">
        <w:t>l</w:t>
      </w:r>
      <w:r>
        <w:t>.</w:t>
      </w:r>
      <w:r w:rsidRPr="004E7D58">
        <w:rPr>
          <w:i/>
          <w:iCs/>
        </w:rPr>
        <w:t xml:space="preserve"> template</w:t>
      </w:r>
      <w:r>
        <w:t xml:space="preserve">) </w:t>
      </w:r>
      <w:r w:rsidR="00A55948">
        <w:t>te</w:t>
      </w:r>
      <w:r>
        <w:t xml:space="preserve"> sadrži potrebne upute za izradu završnog</w:t>
      </w:r>
      <w:r w:rsidR="000F2348">
        <w:t>/diplomskog</w:t>
      </w:r>
      <w:r>
        <w:t xml:space="preserve"> rada. Oblikovanje </w:t>
      </w:r>
      <w:r w:rsidR="00A55948">
        <w:t>svih elemenata (</w:t>
      </w:r>
      <w:r w:rsidR="001B296B">
        <w:t xml:space="preserve">margina stranica, </w:t>
      </w:r>
      <w:r w:rsidR="00A55948">
        <w:t>naziva poglavlja, teksta, slika, tablica, sadržaja, popisa …) istovjetno je kao u završnom</w:t>
      </w:r>
      <w:r w:rsidR="00C13E8C">
        <w:t xml:space="preserve">/diplomskom </w:t>
      </w:r>
      <w:r w:rsidR="00A55948">
        <w:t xml:space="preserve">radu. </w:t>
      </w:r>
      <w:r w:rsidR="00CF7E72">
        <w:t xml:space="preserve">Nepotrebni dijelovi ovog dokumenta mogu se izbrisati ili zamijeniti vlastitima, uz zadržavanje oblikovanja. </w:t>
      </w:r>
    </w:p>
    <w:p w14:paraId="53B2B56E" w14:textId="09E70EC9" w:rsidR="004E7D58" w:rsidRDefault="004E7D58" w:rsidP="00C13E8C"/>
    <w:p w14:paraId="002EF5FD" w14:textId="631070F7" w:rsidR="004E7D58" w:rsidRDefault="004E7D58" w:rsidP="00C13E8C"/>
    <w:p w14:paraId="08CA8CF9" w14:textId="2DAF8DD5" w:rsidR="004E7D58" w:rsidRDefault="004E7D58" w:rsidP="00C13E8C"/>
    <w:p w14:paraId="42E0E5F1" w14:textId="66C070FF" w:rsidR="004E7D58" w:rsidRDefault="004E7D58" w:rsidP="00C13E8C"/>
    <w:p w14:paraId="7FBBCEDC" w14:textId="590734A7" w:rsidR="004E7D58" w:rsidRDefault="004E7D58" w:rsidP="00C13E8C"/>
    <w:p w14:paraId="047BE315" w14:textId="6EE374DE" w:rsidR="004E7D58" w:rsidRDefault="004E7D58" w:rsidP="00C13E8C"/>
    <w:p w14:paraId="27074962" w14:textId="0BFD6C97" w:rsidR="004E7D58" w:rsidRDefault="004E7D58" w:rsidP="00C13E8C"/>
    <w:p w14:paraId="143B97E7" w14:textId="034419BE" w:rsidR="004E7D58" w:rsidRDefault="004E7D58" w:rsidP="00C13E8C"/>
    <w:p w14:paraId="669C4F5C" w14:textId="4C7EF0E9" w:rsidR="004E7D58" w:rsidRDefault="004E7D58" w:rsidP="00C13E8C"/>
    <w:p w14:paraId="3CECE7E5" w14:textId="4DEE3FF5" w:rsidR="004E7D58" w:rsidRDefault="004E7D58" w:rsidP="00C13E8C"/>
    <w:p w14:paraId="481875F1" w14:textId="50890492" w:rsidR="004E7D58" w:rsidRDefault="004E7D58" w:rsidP="00C13E8C"/>
    <w:p w14:paraId="3381383F" w14:textId="1009177E" w:rsidR="004E7D58" w:rsidRDefault="004E7D58" w:rsidP="00C13E8C"/>
    <w:p w14:paraId="47D70441" w14:textId="1E6992FE" w:rsidR="004E7D58" w:rsidRDefault="004E7D58" w:rsidP="00C13E8C"/>
    <w:p w14:paraId="5338D28B" w14:textId="3F5B4D54" w:rsidR="004E7D58" w:rsidRDefault="004E7D58" w:rsidP="00C13E8C"/>
    <w:p w14:paraId="2CB26011" w14:textId="1902893D" w:rsidR="004E7D58" w:rsidRDefault="004E7D58" w:rsidP="00C13E8C"/>
    <w:p w14:paraId="11579D3D" w14:textId="77FE2467" w:rsidR="004E7D58" w:rsidRDefault="004E7D58" w:rsidP="00C13E8C"/>
    <w:p w14:paraId="6BC77FB9" w14:textId="02BD04ED" w:rsidR="004E7D58" w:rsidRDefault="004E7D58" w:rsidP="00C13E8C"/>
    <w:p w14:paraId="2872B76A" w14:textId="112A65CF" w:rsidR="004E7D58" w:rsidRDefault="004E7D58" w:rsidP="00C13E8C"/>
    <w:p w14:paraId="22906F72" w14:textId="09199399" w:rsidR="004E7D58" w:rsidRDefault="004E7D58" w:rsidP="00C13E8C"/>
    <w:p w14:paraId="353FF76D" w14:textId="62E88EF4" w:rsidR="004E7D58" w:rsidRDefault="004E7D58" w:rsidP="00C13E8C"/>
    <w:p w14:paraId="0EC107E7" w14:textId="58365A13" w:rsidR="004E7D58" w:rsidRDefault="004E7D58" w:rsidP="00C13E8C"/>
    <w:p w14:paraId="382A79A6" w14:textId="167B0BE3" w:rsidR="004E7D58" w:rsidRDefault="004E7D58" w:rsidP="00C13E8C"/>
    <w:p w14:paraId="0983B7C5" w14:textId="2596888A" w:rsidR="004E7D58" w:rsidRDefault="004E7D58" w:rsidP="00C13E8C"/>
    <w:p w14:paraId="1B00E197" w14:textId="15AB4C89" w:rsidR="004E7D58" w:rsidRDefault="004E7D58" w:rsidP="00C13E8C"/>
    <w:p w14:paraId="67A3E122" w14:textId="77777777" w:rsidR="004E7D58" w:rsidRPr="002E619F" w:rsidRDefault="004E7D58" w:rsidP="00C13E8C"/>
    <w:p w14:paraId="57BEDF2B" w14:textId="7211E796" w:rsidR="00E552DE" w:rsidRPr="00E552DE" w:rsidRDefault="00E552DE" w:rsidP="00C13E8C">
      <w:pPr>
        <w:pStyle w:val="Heading1"/>
      </w:pPr>
      <w:bookmarkStart w:id="1" w:name="_Toc100743071"/>
      <w:r>
        <w:lastRenderedPageBreak/>
        <w:t>izrada završnog</w:t>
      </w:r>
      <w:r w:rsidR="00345C3B">
        <w:t>/DIPLOMSKg</w:t>
      </w:r>
      <w:r>
        <w:t xml:space="preserve"> rada</w:t>
      </w:r>
      <w:bookmarkEnd w:id="1"/>
    </w:p>
    <w:p w14:paraId="1CFA1C69" w14:textId="12CE4B3C" w:rsidR="00773773" w:rsidRDefault="00773773" w:rsidP="00C13E8C">
      <w:r>
        <w:t xml:space="preserve">Obvezni dijelovi u strukturi rada su </w:t>
      </w:r>
      <w:r w:rsidR="00CE16D0">
        <w:t>redom</w:t>
      </w:r>
      <w:r>
        <w:t>:</w:t>
      </w:r>
    </w:p>
    <w:p w14:paraId="4220B326" w14:textId="0AF26851" w:rsidR="00773773" w:rsidRPr="000A4F31" w:rsidRDefault="00773773" w:rsidP="000A4F31">
      <w:pPr>
        <w:pStyle w:val="Popis123"/>
      </w:pPr>
      <w:r w:rsidRPr="000A4F31">
        <w:t xml:space="preserve">Naslovnica ili prva stranica, istovjetna koricama (1. stranica </w:t>
      </w:r>
      <w:r w:rsidR="00CE16D0" w:rsidRPr="000A4F31">
        <w:t xml:space="preserve">ovog </w:t>
      </w:r>
      <w:r w:rsidRPr="000A4F31">
        <w:t>predloška)</w:t>
      </w:r>
    </w:p>
    <w:p w14:paraId="34FDF3AC" w14:textId="3EBB2A27" w:rsidR="00773773" w:rsidRPr="000A4F31" w:rsidRDefault="00773773" w:rsidP="000A4F31">
      <w:pPr>
        <w:pStyle w:val="Popis123"/>
      </w:pPr>
      <w:r w:rsidRPr="000A4F31">
        <w:t>Rješenje Povjerenstva o dodjeli teme rada (</w:t>
      </w:r>
      <w:r w:rsidR="00583EC6">
        <w:t>ubacuje se</w:t>
      </w:r>
      <w:r w:rsidRPr="000A4F31">
        <w:t xml:space="preserve"> u rad </w:t>
      </w:r>
      <w:r w:rsidR="00583EC6">
        <w:t>nakon potpisivanja i ovjeravanja u Studentskoj referadi</w:t>
      </w:r>
      <w:r w:rsidRPr="000A4F31">
        <w:t>)</w:t>
      </w:r>
    </w:p>
    <w:p w14:paraId="5CEA6882" w14:textId="680D7884" w:rsidR="00773773" w:rsidRPr="000A4F31" w:rsidRDefault="00773773" w:rsidP="000A4F31">
      <w:pPr>
        <w:pStyle w:val="Popis123"/>
      </w:pPr>
      <w:r w:rsidRPr="000A4F31">
        <w:t>Kartica sažetka i informacija o radu (</w:t>
      </w:r>
      <w:r w:rsidR="00171551">
        <w:t xml:space="preserve">za završne radove - </w:t>
      </w:r>
      <w:r w:rsidRPr="000A4F31">
        <w:t xml:space="preserve">2. stranica </w:t>
      </w:r>
      <w:r w:rsidR="00171551">
        <w:t xml:space="preserve">ovog </w:t>
      </w:r>
      <w:r w:rsidRPr="000A4F31">
        <w:t>predloška</w:t>
      </w:r>
      <w:r w:rsidR="001A5B61" w:rsidRPr="000A4F31">
        <w:t xml:space="preserve">, </w:t>
      </w:r>
      <w:r w:rsidR="00171551">
        <w:t>za diplomske radove 2. na hrvatskom i</w:t>
      </w:r>
      <w:r w:rsidR="001A5B61" w:rsidRPr="000A4F31">
        <w:t xml:space="preserve"> 3. stranica na engleskom jeziku</w:t>
      </w:r>
      <w:r w:rsidRPr="000A4F31">
        <w:t>)</w:t>
      </w:r>
    </w:p>
    <w:p w14:paraId="2698A2EF" w14:textId="4FE53C8B" w:rsidR="00A6073F" w:rsidRPr="000A4F31" w:rsidRDefault="00A6073F" w:rsidP="000A4F31">
      <w:pPr>
        <w:pStyle w:val="Popis123"/>
      </w:pPr>
      <w:r w:rsidRPr="000A4F31">
        <w:t>Sadržaj</w:t>
      </w:r>
      <w:r w:rsidR="00BF6E25" w:rsidRPr="000A4F31">
        <w:t xml:space="preserve"> koji uključuje:</w:t>
      </w:r>
      <w:r w:rsidR="00B01D00" w:rsidRPr="000A4F31">
        <w:t xml:space="preserve"> (</w:t>
      </w:r>
      <w:r w:rsidR="001A5B61" w:rsidRPr="000A4F31">
        <w:t>4</w:t>
      </w:r>
      <w:r w:rsidR="00B01D00" w:rsidRPr="000A4F31">
        <w:t xml:space="preserve">. stranca </w:t>
      </w:r>
      <w:r w:rsidR="00F86BE2">
        <w:t xml:space="preserve">ovog </w:t>
      </w:r>
      <w:r w:rsidR="00B01D00" w:rsidRPr="000A4F31">
        <w:t>predloška)</w:t>
      </w:r>
    </w:p>
    <w:p w14:paraId="32FC0D02" w14:textId="14511377" w:rsidR="00B01D00" w:rsidRPr="000A4F31" w:rsidRDefault="00B01D00" w:rsidP="000A4F31">
      <w:pPr>
        <w:pStyle w:val="Popis123"/>
        <w:numPr>
          <w:ilvl w:val="1"/>
          <w:numId w:val="14"/>
        </w:numPr>
      </w:pPr>
      <w:r w:rsidRPr="000A4F31">
        <w:t>popis poglavlja s numeracijom stranica</w:t>
      </w:r>
    </w:p>
    <w:p w14:paraId="717D3B4A" w14:textId="3461A4E9" w:rsidR="00B01D00" w:rsidRPr="000A4F31" w:rsidRDefault="00B01D00" w:rsidP="000A4F31">
      <w:pPr>
        <w:pStyle w:val="Popis123"/>
        <w:numPr>
          <w:ilvl w:val="1"/>
          <w:numId w:val="14"/>
        </w:numPr>
      </w:pPr>
      <w:r w:rsidRPr="000A4F31">
        <w:t xml:space="preserve">popis tablica </w:t>
      </w:r>
      <w:r w:rsidR="00A75B6B" w:rsidRPr="00FA693A">
        <w:t xml:space="preserve">u tekstu </w:t>
      </w:r>
      <w:r w:rsidRPr="00FA693A">
        <w:t>s numeracijom</w:t>
      </w:r>
      <w:r w:rsidRPr="000A4F31">
        <w:t xml:space="preserve"> stranica</w:t>
      </w:r>
    </w:p>
    <w:p w14:paraId="6FEC7BDD" w14:textId="0BEAC281" w:rsidR="00B01D00" w:rsidRPr="000A4F31" w:rsidRDefault="00B01D00" w:rsidP="000A4F31">
      <w:pPr>
        <w:pStyle w:val="Popis123"/>
        <w:numPr>
          <w:ilvl w:val="1"/>
          <w:numId w:val="14"/>
        </w:numPr>
      </w:pPr>
      <w:r w:rsidRPr="000A4F31">
        <w:t>popis slika u tekstu s numeracijom stranica</w:t>
      </w:r>
    </w:p>
    <w:p w14:paraId="48348B2E" w14:textId="46C25B73" w:rsidR="00B01D00" w:rsidRPr="000A4F31" w:rsidRDefault="00FA693A" w:rsidP="000A4F31">
      <w:pPr>
        <w:pStyle w:val="Popis123"/>
        <w:numPr>
          <w:ilvl w:val="1"/>
          <w:numId w:val="14"/>
        </w:numPr>
      </w:pPr>
      <w:r>
        <w:t>popis priloga</w:t>
      </w:r>
      <w:r w:rsidR="00D974BF">
        <w:t xml:space="preserve"> (grafičkih, tabličnih, tekstualnih...)</w:t>
      </w:r>
    </w:p>
    <w:p w14:paraId="6026FE44" w14:textId="2E316C78" w:rsidR="00B01D00" w:rsidRPr="000A4F31" w:rsidRDefault="00B01D00" w:rsidP="000A4F31">
      <w:pPr>
        <w:pStyle w:val="Popis123"/>
        <w:numPr>
          <w:ilvl w:val="1"/>
          <w:numId w:val="14"/>
        </w:numPr>
      </w:pPr>
      <w:r w:rsidRPr="000A4F31">
        <w:t>popis korištenih oznaka i odgovarajućih SI jedinica</w:t>
      </w:r>
    </w:p>
    <w:p w14:paraId="5BB49885" w14:textId="0B5F6744" w:rsidR="00F15DB6" w:rsidRDefault="00592626" w:rsidP="00C13E8C">
      <w:r>
        <w:t xml:space="preserve">Nakon toga </w:t>
      </w:r>
      <w:r w:rsidR="00567C01">
        <w:t>rad u pravilu mora sadržavati iduće</w:t>
      </w:r>
      <w:r w:rsidR="00574D0E">
        <w:t xml:space="preserve"> cjeline</w:t>
      </w:r>
      <w:r w:rsidR="00567C01">
        <w:t>:</w:t>
      </w:r>
    </w:p>
    <w:p w14:paraId="4B4C53D8" w14:textId="0985E886" w:rsidR="00567C01" w:rsidRDefault="00567C01" w:rsidP="000A4F31">
      <w:pPr>
        <w:pStyle w:val="Popis123"/>
      </w:pPr>
      <w:r>
        <w:t>Uvod</w:t>
      </w:r>
      <w:r w:rsidR="00561DA5">
        <w:t xml:space="preserve"> (definiranje zadatka završnog rada,  svrha završnog rada, postupak izrade, očekivani rezultati)</w:t>
      </w:r>
    </w:p>
    <w:p w14:paraId="13BBC4DA" w14:textId="7651ED30" w:rsidR="00567C01" w:rsidRDefault="00561DA5" w:rsidP="000A4F31">
      <w:pPr>
        <w:pStyle w:val="Popis123"/>
      </w:pPr>
      <w:r>
        <w:t>Prikaz raspoloživih literaturnih podataka (kratki prikaz rezultata ranije objavljenih znanstvenih, stručnih, završnih i diplomskih radova o srodnoj problematici)</w:t>
      </w:r>
    </w:p>
    <w:p w14:paraId="40052F71" w14:textId="71784D64" w:rsidR="00561DA5" w:rsidRDefault="00561DA5" w:rsidP="000A4F31">
      <w:pPr>
        <w:pStyle w:val="Popis123"/>
      </w:pPr>
      <w:r w:rsidRPr="00561DA5">
        <w:t>Teorijske osnove rada</w:t>
      </w:r>
    </w:p>
    <w:p w14:paraId="7066362D" w14:textId="6F356CF3" w:rsidR="00561DA5" w:rsidRDefault="00561DA5" w:rsidP="000A4F31">
      <w:pPr>
        <w:pStyle w:val="Popis123"/>
      </w:pPr>
      <w:r w:rsidRPr="00561DA5">
        <w:t>Opis rezultata terenskih, laboratorijskih i/ili kabinetskih istraživanja</w:t>
      </w:r>
    </w:p>
    <w:p w14:paraId="34D37F20" w14:textId="50EECAF7" w:rsidR="00561DA5" w:rsidRDefault="00561DA5" w:rsidP="000A4F31">
      <w:pPr>
        <w:pStyle w:val="Popis123"/>
      </w:pPr>
      <w:r w:rsidRPr="00561DA5">
        <w:t>Analiza rezultata</w:t>
      </w:r>
    </w:p>
    <w:p w14:paraId="1D1D9CE5" w14:textId="02276760" w:rsidR="00561DA5" w:rsidRDefault="00561DA5" w:rsidP="000A4F31">
      <w:pPr>
        <w:pStyle w:val="Popis123"/>
      </w:pPr>
      <w:r w:rsidRPr="00561DA5">
        <w:t>Diskusija i zaključak</w:t>
      </w:r>
    </w:p>
    <w:p w14:paraId="5349AF83" w14:textId="77777777" w:rsidR="00592626" w:rsidRDefault="00592626" w:rsidP="00592626">
      <w:pPr>
        <w:rPr>
          <w:noProof/>
        </w:rPr>
      </w:pPr>
      <w:r w:rsidRPr="00773773">
        <w:rPr>
          <w:noProof/>
        </w:rPr>
        <w:t xml:space="preserve">Ovo nisu nužno i nazivi </w:t>
      </w:r>
      <w:r>
        <w:rPr>
          <w:noProof/>
        </w:rPr>
        <w:t>poglavlja rada,</w:t>
      </w:r>
      <w:r w:rsidRPr="00773773">
        <w:rPr>
          <w:noProof/>
        </w:rPr>
        <w:t xml:space="preserve"> već samu strukturu definira kandidat</w:t>
      </w:r>
      <w:r>
        <w:rPr>
          <w:noProof/>
        </w:rPr>
        <w:t xml:space="preserve"> ovisno o temi rada.</w:t>
      </w:r>
      <w:r w:rsidRPr="00773773">
        <w:rPr>
          <w:noProof/>
        </w:rPr>
        <w:t xml:space="preserve"> </w:t>
      </w:r>
    </w:p>
    <w:p w14:paraId="51FCE0EB" w14:textId="1D1C9B4B" w:rsidR="00592626" w:rsidRDefault="00592626" w:rsidP="00592626">
      <w:pPr>
        <w:rPr>
          <w:noProof/>
        </w:rPr>
      </w:pPr>
      <w:r>
        <w:rPr>
          <w:noProof/>
        </w:rPr>
        <w:t>Na kraju rada obavezan je popis literature.</w:t>
      </w:r>
      <w:r w:rsidR="0033374A">
        <w:rPr>
          <w:noProof/>
        </w:rPr>
        <w:t xml:space="preserve"> </w:t>
      </w:r>
      <w:r w:rsidR="00046B93" w:rsidRPr="00046B93">
        <w:rPr>
          <w:noProof/>
        </w:rPr>
        <w:t>Stavke popisa</w:t>
      </w:r>
      <w:r w:rsidR="0033374A" w:rsidRPr="00046B93">
        <w:rPr>
          <w:noProof/>
        </w:rPr>
        <w:t xml:space="preserve"> moraju odgovarati </w:t>
      </w:r>
      <w:r w:rsidR="00046B93">
        <w:rPr>
          <w:noProof/>
        </w:rPr>
        <w:t>citatima iz teksta rada (sve što se nalazi u popisu literature mora imati referencu u tekstu i obratno).</w:t>
      </w:r>
    </w:p>
    <w:p w14:paraId="26239ECE" w14:textId="4DF5C5B4" w:rsidR="00561DA5" w:rsidRDefault="00561DA5" w:rsidP="000A4F31">
      <w:pPr>
        <w:pStyle w:val="Popis123"/>
      </w:pPr>
      <w:r w:rsidRPr="00561DA5">
        <w:t>Literatura</w:t>
      </w:r>
    </w:p>
    <w:p w14:paraId="4AB8A3B9" w14:textId="354C982A" w:rsidR="00567C01" w:rsidRPr="00567C01" w:rsidRDefault="005134C1" w:rsidP="00C13E8C">
      <w:pPr>
        <w:pStyle w:val="Heading2"/>
      </w:pPr>
      <w:bookmarkStart w:id="2" w:name="_Toc100743072"/>
      <w:r>
        <w:t>Tekst rada</w:t>
      </w:r>
      <w:r w:rsidR="001B296B">
        <w:t xml:space="preserve"> i postavke stranica</w:t>
      </w:r>
      <w:bookmarkEnd w:id="2"/>
    </w:p>
    <w:p w14:paraId="73E97834" w14:textId="37509023" w:rsidR="00567C01" w:rsidRDefault="005134C1" w:rsidP="00C13E8C">
      <w:r>
        <w:t>Za pisanje teksta koristi se font Times New Roman, veličine slova 12 pt</w:t>
      </w:r>
      <w:r w:rsidR="009E3026">
        <w:t xml:space="preserve"> i proreda 1,5. U </w:t>
      </w:r>
      <w:r w:rsidR="00085ABA">
        <w:t xml:space="preserve">ovom </w:t>
      </w:r>
      <w:r w:rsidR="009E3026">
        <w:t xml:space="preserve">predlošku </w:t>
      </w:r>
      <w:r w:rsidR="00C95DDB">
        <w:t xml:space="preserve">to je </w:t>
      </w:r>
      <w:r w:rsidR="009E3026">
        <w:t>predefinirano stilom „Tekst“, koji je moguće odabrati u alatnoj traci (slik</w:t>
      </w:r>
      <w:r w:rsidR="002D2E7D">
        <w:t>a</w:t>
      </w:r>
      <w:r w:rsidR="009E3026">
        <w:t xml:space="preserve"> 2-1).</w:t>
      </w:r>
    </w:p>
    <w:p w14:paraId="590F9A14" w14:textId="26FD21DC" w:rsidR="009E3026" w:rsidRDefault="009E3026" w:rsidP="00C13E8C">
      <w:r>
        <w:t>Isto tako postoje predefinirani stilovi za iduće:</w:t>
      </w:r>
    </w:p>
    <w:p w14:paraId="6CDAF530" w14:textId="35DE055B" w:rsidR="009E3026" w:rsidRDefault="009E3026" w:rsidP="00B709AA">
      <w:pPr>
        <w:pStyle w:val="Popis---"/>
      </w:pPr>
      <w:r w:rsidRPr="0057198B">
        <w:t>Popis</w:t>
      </w:r>
      <w:r>
        <w:t xml:space="preserve"> (poput ovoga u nastavku)</w:t>
      </w:r>
    </w:p>
    <w:p w14:paraId="5808AC4B" w14:textId="5760B955" w:rsidR="009E3026" w:rsidRDefault="009E3026" w:rsidP="00C13E8C">
      <w:pPr>
        <w:pStyle w:val="Popis---"/>
      </w:pPr>
      <w:r>
        <w:lastRenderedPageBreak/>
        <w:t xml:space="preserve">Naziv poglavlja </w:t>
      </w:r>
      <w:r w:rsidR="00085ABA">
        <w:t>(</w:t>
      </w:r>
      <w:r>
        <w:t>1.)</w:t>
      </w:r>
    </w:p>
    <w:p w14:paraId="615B9546" w14:textId="4A0D45B7" w:rsidR="009E3026" w:rsidRDefault="009E3026" w:rsidP="00C13E8C">
      <w:pPr>
        <w:pStyle w:val="Popis---"/>
      </w:pPr>
      <w:r>
        <w:t xml:space="preserve">Naziv prve razine </w:t>
      </w:r>
      <w:proofErr w:type="spellStart"/>
      <w:r>
        <w:t>podpoglavlja</w:t>
      </w:r>
      <w:proofErr w:type="spellEnd"/>
      <w:r>
        <w:t xml:space="preserve"> (1.1.)</w:t>
      </w:r>
    </w:p>
    <w:p w14:paraId="23929329" w14:textId="5D69A2BF" w:rsidR="009E3026" w:rsidRDefault="009E3026" w:rsidP="00C13E8C">
      <w:pPr>
        <w:pStyle w:val="Popis---"/>
      </w:pPr>
      <w:r>
        <w:t xml:space="preserve">Naziv druge razine </w:t>
      </w:r>
      <w:proofErr w:type="spellStart"/>
      <w:r>
        <w:t>podpoglavlja</w:t>
      </w:r>
      <w:proofErr w:type="spellEnd"/>
      <w:r>
        <w:t xml:space="preserve"> (1.1.1.)</w:t>
      </w:r>
    </w:p>
    <w:p w14:paraId="7B2C1F0E" w14:textId="0EDD7BB4" w:rsidR="009E3026" w:rsidRPr="00567C01" w:rsidRDefault="009E3026" w:rsidP="00C13E8C">
      <w:pPr>
        <w:pStyle w:val="Popis---"/>
      </w:pPr>
      <w:r>
        <w:t xml:space="preserve">Naziv treće razine </w:t>
      </w:r>
      <w:proofErr w:type="spellStart"/>
      <w:r>
        <w:t>podpoglavlja</w:t>
      </w:r>
      <w:proofErr w:type="spellEnd"/>
      <w:r>
        <w:t xml:space="preserve"> (1.1.1.1.) </w:t>
      </w:r>
    </w:p>
    <w:p w14:paraId="5074FE51" w14:textId="12CB82AD" w:rsidR="009E3026" w:rsidRDefault="009E3026" w:rsidP="00820764">
      <w:pPr>
        <w:ind w:firstLine="0"/>
      </w:pPr>
      <w:r>
        <w:rPr>
          <w:noProof/>
          <w:lang w:eastAsia="hr-HR"/>
        </w:rPr>
        <w:drawing>
          <wp:inline distT="0" distB="0" distL="0" distR="0" wp14:anchorId="60AA7E9E" wp14:editId="234594B5">
            <wp:extent cx="5553075" cy="711933"/>
            <wp:effectExtent l="19050" t="19050" r="952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91" cy="715191"/>
                    </a:xfrm>
                    <a:prstGeom prst="rect">
                      <a:avLst/>
                    </a:prstGeom>
                    <a:noFill/>
                    <a:ln w="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58AFB" w14:textId="6CD00298" w:rsidR="00567C01" w:rsidRPr="00A23A7C" w:rsidRDefault="009E3026" w:rsidP="00C13E8C">
      <w:pPr>
        <w:pStyle w:val="Caption"/>
        <w:rPr>
          <w:sz w:val="22"/>
          <w:szCs w:val="22"/>
        </w:rPr>
      </w:pPr>
      <w:bookmarkStart w:id="3" w:name="_Toc100743081"/>
      <w:r w:rsidRPr="00A23A7C">
        <w:rPr>
          <w:sz w:val="22"/>
          <w:szCs w:val="22"/>
        </w:rPr>
        <w:t xml:space="preserve">Slika </w:t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STYLEREF 1 \s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2</w:t>
      </w:r>
      <w:r w:rsidR="00C95DDB" w:rsidRPr="00A23A7C">
        <w:rPr>
          <w:sz w:val="22"/>
          <w:szCs w:val="22"/>
        </w:rPr>
        <w:fldChar w:fldCharType="end"/>
      </w:r>
      <w:r w:rsidR="00C95DDB" w:rsidRPr="00A23A7C">
        <w:rPr>
          <w:sz w:val="22"/>
          <w:szCs w:val="22"/>
        </w:rPr>
        <w:noBreakHyphen/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SEQ Slika \* ARABIC \s 1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1</w:t>
      </w:r>
      <w:r w:rsidR="00C95DDB" w:rsidRPr="00A23A7C">
        <w:rPr>
          <w:sz w:val="22"/>
          <w:szCs w:val="22"/>
        </w:rPr>
        <w:fldChar w:fldCharType="end"/>
      </w:r>
      <w:r w:rsidR="004E7D58" w:rsidRPr="00A23A7C">
        <w:rPr>
          <w:sz w:val="22"/>
          <w:szCs w:val="22"/>
        </w:rPr>
        <w:t>.</w:t>
      </w:r>
      <w:r w:rsidRPr="00A23A7C">
        <w:rPr>
          <w:sz w:val="22"/>
          <w:szCs w:val="22"/>
        </w:rPr>
        <w:t xml:space="preserve"> </w:t>
      </w:r>
      <w:r w:rsidRPr="00A23A7C">
        <w:rPr>
          <w:b w:val="0"/>
          <w:sz w:val="22"/>
          <w:szCs w:val="22"/>
        </w:rPr>
        <w:t>Odabir st</w:t>
      </w:r>
      <w:r w:rsidR="00216E78" w:rsidRPr="00A23A7C">
        <w:rPr>
          <w:b w:val="0"/>
          <w:sz w:val="22"/>
          <w:szCs w:val="22"/>
        </w:rPr>
        <w:t>ilova za oblikovanje</w:t>
      </w:r>
      <w:bookmarkEnd w:id="3"/>
    </w:p>
    <w:p w14:paraId="567647BE" w14:textId="4DBBAD2B" w:rsidR="001B296B" w:rsidRPr="001B296B" w:rsidRDefault="001B296B" w:rsidP="00C13E8C">
      <w:r>
        <w:t xml:space="preserve">Margine stranica </w:t>
      </w:r>
      <w:r w:rsidR="0033374A">
        <w:t xml:space="preserve">kroz cijeli rad </w:t>
      </w:r>
      <w:r>
        <w:t xml:space="preserve">moraju biti iduće: lijeva 3 cm, ostale 2,5 cm (postavljeno u predlošku). </w:t>
      </w:r>
    </w:p>
    <w:p w14:paraId="52E9BB30" w14:textId="6FB26E39" w:rsidR="00CF2F22" w:rsidRPr="00567C01" w:rsidRDefault="00852BF1" w:rsidP="00C13E8C">
      <w:pPr>
        <w:pStyle w:val="Heading2"/>
      </w:pPr>
      <w:bookmarkStart w:id="4" w:name="_Toc100743073"/>
      <w:r w:rsidRPr="00567C01">
        <w:t>Umetanje slika u tekst</w:t>
      </w:r>
      <w:bookmarkEnd w:id="4"/>
    </w:p>
    <w:p w14:paraId="3F886C60" w14:textId="03006ED8" w:rsidR="00852BF1" w:rsidRPr="00567C01" w:rsidRDefault="00852BF1" w:rsidP="00C13E8C">
      <w:r w:rsidRPr="00567C01">
        <w:t xml:space="preserve">Slike moraju biti </w:t>
      </w:r>
      <w:r w:rsidR="00DE5020" w:rsidRPr="00567C01">
        <w:t>numerirane</w:t>
      </w:r>
      <w:r w:rsidRPr="00567C01">
        <w:t xml:space="preserve"> </w:t>
      </w:r>
      <w:r w:rsidR="00F15DB6" w:rsidRPr="00567C01">
        <w:t>brojčanom oznako</w:t>
      </w:r>
      <w:r w:rsidR="00B14EE6">
        <w:t>m ispod slike, za kojom slijedi</w:t>
      </w:r>
      <w:r w:rsidR="00F15DB6" w:rsidRPr="00567C01">
        <w:t xml:space="preserve"> </w:t>
      </w:r>
      <w:r w:rsidR="00DE5020" w:rsidRPr="00567C01">
        <w:t xml:space="preserve">naziv </w:t>
      </w:r>
      <w:r w:rsidR="00DE5020" w:rsidRPr="007D22CB">
        <w:t>(</w:t>
      </w:r>
      <w:r w:rsidR="0033374A" w:rsidRPr="007D22CB">
        <w:t>slik</w:t>
      </w:r>
      <w:r w:rsidR="00B14EE6" w:rsidRPr="007D22CB">
        <w:t>a</w:t>
      </w:r>
      <w:r w:rsidR="0033374A" w:rsidRPr="007D22CB">
        <w:t xml:space="preserve"> 2-2</w:t>
      </w:r>
      <w:r w:rsidR="004E7D58">
        <w:t>.</w:t>
      </w:r>
      <w:r w:rsidR="00DE5020" w:rsidRPr="007D22CB">
        <w:t>)</w:t>
      </w:r>
      <w:r w:rsidR="00F15DB6" w:rsidRPr="007D22CB">
        <w:t>.</w:t>
      </w:r>
      <w:r w:rsidRPr="00567C01">
        <w:t xml:space="preserve"> </w:t>
      </w:r>
      <w:r w:rsidR="00DE5020" w:rsidRPr="00567C01">
        <w:t>Prva brojka označava redni broj poglavlja u kojem se slika nalazi dok druga brojka označava redni broj slike unutar poglavlja. Poravnavanje oznake je lijevo.</w:t>
      </w:r>
      <w:r w:rsidR="0033374A">
        <w:t xml:space="preserve"> </w:t>
      </w:r>
      <w:r w:rsidR="0033374A" w:rsidRPr="007D22CB">
        <w:t>Svak</w:t>
      </w:r>
      <w:r w:rsidR="002D2E7D" w:rsidRPr="007D22CB">
        <w:t>u</w:t>
      </w:r>
      <w:r w:rsidR="0033374A" w:rsidRPr="007D22CB">
        <w:t xml:space="preserve"> slik</w:t>
      </w:r>
      <w:r w:rsidR="002D2E7D" w:rsidRPr="007D22CB">
        <w:t>u</w:t>
      </w:r>
      <w:r w:rsidR="0033374A" w:rsidRPr="007D22CB">
        <w:t xml:space="preserve"> </w:t>
      </w:r>
      <w:r w:rsidR="002D2E7D" w:rsidRPr="007D22CB">
        <w:t>potrebno je prethodno</w:t>
      </w:r>
      <w:r w:rsidR="0033374A" w:rsidRPr="007D22CB">
        <w:t xml:space="preserve"> </w:t>
      </w:r>
      <w:r w:rsidR="002D2E7D" w:rsidRPr="007D22CB">
        <w:t>navesti</w:t>
      </w:r>
      <w:r w:rsidR="0033374A" w:rsidRPr="007D22CB">
        <w:t xml:space="preserve"> </w:t>
      </w:r>
      <w:r w:rsidR="007D22CB">
        <w:t xml:space="preserve">ili komentirati </w:t>
      </w:r>
      <w:r w:rsidR="0033374A" w:rsidRPr="007D22CB">
        <w:t>u tekstu.</w:t>
      </w:r>
      <w:r w:rsidR="0033374A">
        <w:t xml:space="preserve"> </w:t>
      </w:r>
    </w:p>
    <w:p w14:paraId="484A23ED" w14:textId="77777777" w:rsidR="00852BF1" w:rsidRPr="00567C01" w:rsidRDefault="00566DF3" w:rsidP="007558BF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96335B8" wp14:editId="1E1BA393">
            <wp:extent cx="4019550" cy="2667000"/>
            <wp:effectExtent l="0" t="0" r="0" b="0"/>
            <wp:docPr id="3" name="Picture 3" descr="http://www.rts.rs/upload/storyBoxImageData/2011/04/23/7531776/r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3F7A" w14:textId="371D2E60" w:rsidR="00566DF3" w:rsidRPr="00A23A7C" w:rsidRDefault="00852BF1" w:rsidP="007558BF">
      <w:pPr>
        <w:pStyle w:val="Caption"/>
        <w:rPr>
          <w:b w:val="0"/>
          <w:sz w:val="22"/>
          <w:szCs w:val="22"/>
        </w:rPr>
      </w:pPr>
      <w:bookmarkStart w:id="5" w:name="_Toc473895876"/>
      <w:bookmarkStart w:id="6" w:name="_Toc99019378"/>
      <w:bookmarkStart w:id="7" w:name="_Toc100743082"/>
      <w:r w:rsidRPr="00A23A7C">
        <w:rPr>
          <w:sz w:val="22"/>
          <w:szCs w:val="22"/>
        </w:rPr>
        <w:t xml:space="preserve">Slika </w:t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STYLEREF 1 \s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2</w:t>
      </w:r>
      <w:r w:rsidR="00C95DDB" w:rsidRPr="00A23A7C">
        <w:rPr>
          <w:sz w:val="22"/>
          <w:szCs w:val="22"/>
        </w:rPr>
        <w:fldChar w:fldCharType="end"/>
      </w:r>
      <w:r w:rsidR="00C95DDB" w:rsidRPr="00A23A7C">
        <w:rPr>
          <w:sz w:val="22"/>
          <w:szCs w:val="22"/>
        </w:rPr>
        <w:noBreakHyphen/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SEQ Slika \* ARABIC \s 1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2</w:t>
      </w:r>
      <w:r w:rsidR="00C95DDB" w:rsidRPr="00A23A7C">
        <w:rPr>
          <w:sz w:val="22"/>
          <w:szCs w:val="22"/>
        </w:rPr>
        <w:fldChar w:fldCharType="end"/>
      </w:r>
      <w:r w:rsidR="008C4A02" w:rsidRPr="00A23A7C">
        <w:rPr>
          <w:sz w:val="22"/>
          <w:szCs w:val="22"/>
        </w:rPr>
        <w:t>.</w:t>
      </w:r>
      <w:r w:rsidRPr="00A23A7C">
        <w:rPr>
          <w:sz w:val="22"/>
          <w:szCs w:val="22"/>
        </w:rPr>
        <w:t xml:space="preserve"> </w:t>
      </w:r>
      <w:r w:rsidRPr="00A23A7C">
        <w:rPr>
          <w:b w:val="0"/>
          <w:sz w:val="22"/>
          <w:szCs w:val="22"/>
        </w:rPr>
        <w:t>Rudnik bakra</w:t>
      </w:r>
      <w:bookmarkEnd w:id="5"/>
      <w:bookmarkEnd w:id="6"/>
      <w:bookmarkEnd w:id="7"/>
    </w:p>
    <w:p w14:paraId="1518D7DA" w14:textId="52BBF344" w:rsidR="001A1510" w:rsidRDefault="00D64FE7" w:rsidP="00D64FE7">
      <w:r>
        <w:t>Slike, grafovi i tablice moraju biti jasni i pregledni a prateći tekst pisan na hrvatskom jeziku. Primjerice, dolje prikazanu sliku potrebno je preurediti u nekom programu za obradu slika.</w:t>
      </w:r>
    </w:p>
    <w:p w14:paraId="4C6201BB" w14:textId="411D226A" w:rsidR="00D64FE7" w:rsidRDefault="00C95FB2" w:rsidP="007558B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192251E" wp14:editId="25FCCD60">
            <wp:extent cx="4756042" cy="2541181"/>
            <wp:effectExtent l="0" t="0" r="6985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042" cy="25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368D" w14:textId="7588D9FC" w:rsidR="00D64FE7" w:rsidRPr="00A23A7C" w:rsidRDefault="00D64FE7" w:rsidP="00D64FE7">
      <w:pPr>
        <w:pStyle w:val="Caption"/>
        <w:rPr>
          <w:b w:val="0"/>
          <w:sz w:val="22"/>
          <w:szCs w:val="22"/>
        </w:rPr>
      </w:pPr>
      <w:bookmarkStart w:id="8" w:name="_Toc473895877"/>
      <w:bookmarkStart w:id="9" w:name="_Toc99019379"/>
      <w:bookmarkStart w:id="10" w:name="_Toc100743083"/>
      <w:r w:rsidRPr="00A23A7C">
        <w:rPr>
          <w:sz w:val="22"/>
          <w:szCs w:val="22"/>
        </w:rPr>
        <w:t xml:space="preserve">Slika </w:t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STYLEREF 1 \s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2</w:t>
      </w:r>
      <w:r w:rsidR="00C95DDB" w:rsidRPr="00A23A7C">
        <w:rPr>
          <w:sz w:val="22"/>
          <w:szCs w:val="22"/>
        </w:rPr>
        <w:fldChar w:fldCharType="end"/>
      </w:r>
      <w:r w:rsidR="00C95DDB" w:rsidRPr="00A23A7C">
        <w:rPr>
          <w:sz w:val="22"/>
          <w:szCs w:val="22"/>
        </w:rPr>
        <w:noBreakHyphen/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SEQ Slika \* ARABIC \s 1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3</w:t>
      </w:r>
      <w:r w:rsidR="00C95DDB" w:rsidRPr="00A23A7C">
        <w:rPr>
          <w:sz w:val="22"/>
          <w:szCs w:val="22"/>
        </w:rPr>
        <w:fldChar w:fldCharType="end"/>
      </w:r>
      <w:r w:rsidR="008C4A02" w:rsidRPr="00A23A7C">
        <w:rPr>
          <w:sz w:val="22"/>
          <w:szCs w:val="22"/>
        </w:rPr>
        <w:t>.</w:t>
      </w:r>
      <w:r w:rsidRPr="00A23A7C">
        <w:rPr>
          <w:b w:val="0"/>
          <w:sz w:val="22"/>
          <w:szCs w:val="22"/>
        </w:rPr>
        <w:t xml:space="preserve"> Slika je pregledna, međutim nije naveden izvor i na engleskom je jeziku.</w:t>
      </w:r>
      <w:bookmarkEnd w:id="8"/>
      <w:bookmarkEnd w:id="9"/>
      <w:bookmarkEnd w:id="10"/>
      <w:r w:rsidRPr="00A23A7C">
        <w:rPr>
          <w:b w:val="0"/>
          <w:sz w:val="22"/>
          <w:szCs w:val="22"/>
        </w:rPr>
        <w:t xml:space="preserve"> </w:t>
      </w:r>
    </w:p>
    <w:p w14:paraId="4B5FEAB9" w14:textId="77777777" w:rsidR="005326E7" w:rsidRPr="005326E7" w:rsidRDefault="005326E7" w:rsidP="005326E7"/>
    <w:p w14:paraId="758F8F6F" w14:textId="50DB380A" w:rsidR="006850AB" w:rsidRPr="00567C01" w:rsidRDefault="00F15DB6" w:rsidP="00C13E8C">
      <w:pPr>
        <w:pStyle w:val="Heading2"/>
      </w:pPr>
      <w:bookmarkStart w:id="11" w:name="_Toc100743074"/>
      <w:r w:rsidRPr="00567C01">
        <w:t>Umetanje tablica u tekst</w:t>
      </w:r>
      <w:bookmarkEnd w:id="11"/>
    </w:p>
    <w:p w14:paraId="7D99A68B" w14:textId="42A8FE0E" w:rsidR="002D2E7D" w:rsidRPr="00567C01" w:rsidRDefault="00567C01" w:rsidP="002D2E7D">
      <w:r w:rsidRPr="007D22CB">
        <w:t>Za razliku od slika, kod numeriranja tablica oznaka se postavlja iznad tablice (</w:t>
      </w:r>
      <w:r w:rsidR="0033374A" w:rsidRPr="007D22CB">
        <w:t>tablic</w:t>
      </w:r>
      <w:r w:rsidR="002D2E7D" w:rsidRPr="007D22CB">
        <w:t>a</w:t>
      </w:r>
      <w:r w:rsidR="0033374A" w:rsidRPr="007D22CB">
        <w:t xml:space="preserve"> 2-1</w:t>
      </w:r>
      <w:r w:rsidR="004E7D58">
        <w:t>.</w:t>
      </w:r>
      <w:r w:rsidRPr="007D22CB">
        <w:t>).</w:t>
      </w:r>
      <w:r w:rsidR="002D2E7D" w:rsidRPr="007D22CB">
        <w:t xml:space="preserve"> Svaku tablicu potrebno je prethodno navesti</w:t>
      </w:r>
      <w:r w:rsidR="007D22CB">
        <w:t xml:space="preserve"> ili komentirati</w:t>
      </w:r>
      <w:r w:rsidR="002D2E7D" w:rsidRPr="007D22CB">
        <w:t xml:space="preserve"> u tekstu.</w:t>
      </w:r>
      <w:r w:rsidR="002D2E7D">
        <w:t xml:space="preserve"> </w:t>
      </w:r>
    </w:p>
    <w:p w14:paraId="601DFDF1" w14:textId="45B551E6" w:rsidR="00216E78" w:rsidRPr="00567C01" w:rsidRDefault="002D2E7D" w:rsidP="00C13E8C">
      <w:r>
        <w:t xml:space="preserve"> </w:t>
      </w:r>
    </w:p>
    <w:p w14:paraId="4FEA0C1E" w14:textId="6885AC13" w:rsidR="00567C01" w:rsidRPr="00A23A7C" w:rsidRDefault="00567C01" w:rsidP="00C13E8C">
      <w:pPr>
        <w:pStyle w:val="Caption"/>
        <w:rPr>
          <w:sz w:val="22"/>
          <w:szCs w:val="22"/>
        </w:rPr>
      </w:pPr>
      <w:bookmarkStart w:id="12" w:name="_Toc100743128"/>
      <w:r w:rsidRPr="00A23A7C">
        <w:rPr>
          <w:sz w:val="22"/>
          <w:szCs w:val="22"/>
        </w:rPr>
        <w:t xml:space="preserve">Tablica </w:t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STYLEREF 1 \s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2</w:t>
      </w:r>
      <w:r w:rsidR="00C95DDB" w:rsidRPr="00A23A7C">
        <w:rPr>
          <w:sz w:val="22"/>
          <w:szCs w:val="22"/>
        </w:rPr>
        <w:fldChar w:fldCharType="end"/>
      </w:r>
      <w:r w:rsidR="00C95DDB" w:rsidRPr="00A23A7C">
        <w:rPr>
          <w:sz w:val="22"/>
          <w:szCs w:val="22"/>
        </w:rPr>
        <w:noBreakHyphen/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SEQ Tablica \* ARABIC \s 1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1</w:t>
      </w:r>
      <w:r w:rsidR="00C95DDB" w:rsidRPr="00A23A7C">
        <w:rPr>
          <w:sz w:val="22"/>
          <w:szCs w:val="22"/>
        </w:rPr>
        <w:fldChar w:fldCharType="end"/>
      </w:r>
      <w:r w:rsidR="00AC7C04" w:rsidRPr="00A23A7C">
        <w:rPr>
          <w:sz w:val="22"/>
          <w:szCs w:val="22"/>
        </w:rPr>
        <w:t>.</w:t>
      </w:r>
      <w:r w:rsidRPr="00A23A7C">
        <w:rPr>
          <w:sz w:val="22"/>
          <w:szCs w:val="22"/>
        </w:rPr>
        <w:t xml:space="preserve"> </w:t>
      </w:r>
      <w:r w:rsidRPr="00A23A7C">
        <w:rPr>
          <w:b w:val="0"/>
          <w:sz w:val="22"/>
          <w:szCs w:val="22"/>
        </w:rPr>
        <w:t>Tablica množenja</w:t>
      </w:r>
      <w:bookmarkEnd w:id="12"/>
    </w:p>
    <w:tbl>
      <w:tblPr>
        <w:tblStyle w:val="PlainTable5"/>
        <w:tblW w:w="6600" w:type="dxa"/>
        <w:jc w:val="center"/>
        <w:tblLook w:val="04A0" w:firstRow="1" w:lastRow="0" w:firstColumn="1" w:lastColumn="0" w:noHBand="0" w:noVBand="1"/>
      </w:tblPr>
      <w:tblGrid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 w:rsidR="000339D4" w:rsidRPr="00DE5020" w14:paraId="3D61470A" w14:textId="77777777" w:rsidTr="007558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0" w:type="dxa"/>
            <w:tcBorders>
              <w:bottom w:val="single" w:sz="8" w:space="0" w:color="auto"/>
              <w:right w:val="single" w:sz="8" w:space="0" w:color="auto"/>
            </w:tcBorders>
            <w:noWrap/>
            <w:hideMark/>
          </w:tcPr>
          <w:p w14:paraId="0DDDD64C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</w:p>
        </w:tc>
        <w:tc>
          <w:tcPr>
            <w:tcW w:w="600" w:type="dxa"/>
            <w:tcBorders>
              <w:left w:val="single" w:sz="8" w:space="0" w:color="auto"/>
              <w:bottom w:val="single" w:sz="8" w:space="0" w:color="auto"/>
            </w:tcBorders>
            <w:noWrap/>
            <w:hideMark/>
          </w:tcPr>
          <w:p w14:paraId="1272D131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1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59D00563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2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1C6B96D6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3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66864A7C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4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48E46079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5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7C55CB3C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0262AF5E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7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1EEE5249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37D789A6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9</w:t>
            </w:r>
          </w:p>
        </w:tc>
        <w:tc>
          <w:tcPr>
            <w:tcW w:w="600" w:type="dxa"/>
            <w:tcBorders>
              <w:bottom w:val="single" w:sz="8" w:space="0" w:color="auto"/>
            </w:tcBorders>
            <w:noWrap/>
            <w:hideMark/>
          </w:tcPr>
          <w:p w14:paraId="62C86897" w14:textId="77777777" w:rsidR="000339D4" w:rsidRPr="00672025" w:rsidRDefault="000339D4" w:rsidP="0086143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10</w:t>
            </w:r>
          </w:p>
        </w:tc>
      </w:tr>
      <w:tr w:rsidR="000339D4" w:rsidRPr="00DE5020" w14:paraId="6F692D30" w14:textId="77777777" w:rsidTr="00755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57EF30D5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1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0E31524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</w:t>
            </w:r>
          </w:p>
        </w:tc>
        <w:tc>
          <w:tcPr>
            <w:tcW w:w="600" w:type="dxa"/>
            <w:noWrap/>
            <w:hideMark/>
          </w:tcPr>
          <w:p w14:paraId="152EC4D7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</w:t>
            </w:r>
          </w:p>
        </w:tc>
        <w:tc>
          <w:tcPr>
            <w:tcW w:w="600" w:type="dxa"/>
            <w:noWrap/>
            <w:hideMark/>
          </w:tcPr>
          <w:p w14:paraId="3E422B6C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</w:t>
            </w:r>
          </w:p>
        </w:tc>
        <w:tc>
          <w:tcPr>
            <w:tcW w:w="600" w:type="dxa"/>
            <w:noWrap/>
            <w:hideMark/>
          </w:tcPr>
          <w:p w14:paraId="0B88945F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</w:t>
            </w:r>
          </w:p>
        </w:tc>
        <w:tc>
          <w:tcPr>
            <w:tcW w:w="600" w:type="dxa"/>
            <w:noWrap/>
            <w:hideMark/>
          </w:tcPr>
          <w:p w14:paraId="11B0B497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</w:t>
            </w:r>
          </w:p>
        </w:tc>
        <w:tc>
          <w:tcPr>
            <w:tcW w:w="600" w:type="dxa"/>
            <w:noWrap/>
            <w:hideMark/>
          </w:tcPr>
          <w:p w14:paraId="430CC18C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noWrap/>
            <w:hideMark/>
          </w:tcPr>
          <w:p w14:paraId="5B69F6A4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</w:t>
            </w:r>
          </w:p>
        </w:tc>
        <w:tc>
          <w:tcPr>
            <w:tcW w:w="600" w:type="dxa"/>
            <w:noWrap/>
            <w:hideMark/>
          </w:tcPr>
          <w:p w14:paraId="0B27E92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noWrap/>
            <w:hideMark/>
          </w:tcPr>
          <w:p w14:paraId="1528C634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9</w:t>
            </w:r>
          </w:p>
        </w:tc>
        <w:tc>
          <w:tcPr>
            <w:tcW w:w="600" w:type="dxa"/>
            <w:noWrap/>
            <w:hideMark/>
          </w:tcPr>
          <w:p w14:paraId="5848797A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10</w:t>
            </w:r>
          </w:p>
        </w:tc>
      </w:tr>
      <w:tr w:rsidR="000339D4" w:rsidRPr="00DE5020" w14:paraId="7BC250A9" w14:textId="77777777" w:rsidTr="007558B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30F76B8C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2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1EE59CEC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</w:t>
            </w:r>
          </w:p>
        </w:tc>
        <w:tc>
          <w:tcPr>
            <w:tcW w:w="600" w:type="dxa"/>
            <w:noWrap/>
            <w:hideMark/>
          </w:tcPr>
          <w:p w14:paraId="69C1D30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</w:t>
            </w:r>
          </w:p>
        </w:tc>
        <w:tc>
          <w:tcPr>
            <w:tcW w:w="600" w:type="dxa"/>
            <w:noWrap/>
            <w:hideMark/>
          </w:tcPr>
          <w:p w14:paraId="4BC90CA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noWrap/>
            <w:hideMark/>
          </w:tcPr>
          <w:p w14:paraId="7AF75874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noWrap/>
            <w:hideMark/>
          </w:tcPr>
          <w:p w14:paraId="7E0948A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10</w:t>
            </w:r>
          </w:p>
        </w:tc>
        <w:tc>
          <w:tcPr>
            <w:tcW w:w="600" w:type="dxa"/>
            <w:noWrap/>
            <w:hideMark/>
          </w:tcPr>
          <w:p w14:paraId="4535523D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12</w:t>
            </w:r>
          </w:p>
        </w:tc>
        <w:tc>
          <w:tcPr>
            <w:tcW w:w="600" w:type="dxa"/>
            <w:noWrap/>
            <w:hideMark/>
          </w:tcPr>
          <w:p w14:paraId="29A0B5B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14</w:t>
            </w:r>
          </w:p>
        </w:tc>
        <w:tc>
          <w:tcPr>
            <w:tcW w:w="600" w:type="dxa"/>
            <w:noWrap/>
            <w:hideMark/>
          </w:tcPr>
          <w:p w14:paraId="1568193B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16</w:t>
            </w:r>
          </w:p>
        </w:tc>
        <w:tc>
          <w:tcPr>
            <w:tcW w:w="600" w:type="dxa"/>
            <w:noWrap/>
            <w:hideMark/>
          </w:tcPr>
          <w:p w14:paraId="559CA78D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18</w:t>
            </w:r>
          </w:p>
        </w:tc>
        <w:tc>
          <w:tcPr>
            <w:tcW w:w="600" w:type="dxa"/>
            <w:noWrap/>
            <w:hideMark/>
          </w:tcPr>
          <w:p w14:paraId="75D4B21F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20</w:t>
            </w:r>
          </w:p>
        </w:tc>
      </w:tr>
      <w:tr w:rsidR="000339D4" w:rsidRPr="00DE5020" w14:paraId="3615DD8E" w14:textId="77777777" w:rsidTr="00755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689D57E8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3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77424A80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</w:t>
            </w:r>
          </w:p>
        </w:tc>
        <w:tc>
          <w:tcPr>
            <w:tcW w:w="600" w:type="dxa"/>
            <w:noWrap/>
            <w:hideMark/>
          </w:tcPr>
          <w:p w14:paraId="45310DEE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noWrap/>
            <w:hideMark/>
          </w:tcPr>
          <w:p w14:paraId="05F04000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9</w:t>
            </w:r>
          </w:p>
        </w:tc>
        <w:tc>
          <w:tcPr>
            <w:tcW w:w="600" w:type="dxa"/>
            <w:noWrap/>
            <w:hideMark/>
          </w:tcPr>
          <w:p w14:paraId="6CD3FFFD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12</w:t>
            </w:r>
          </w:p>
        </w:tc>
        <w:tc>
          <w:tcPr>
            <w:tcW w:w="600" w:type="dxa"/>
            <w:noWrap/>
            <w:hideMark/>
          </w:tcPr>
          <w:p w14:paraId="1C106B66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15</w:t>
            </w:r>
          </w:p>
        </w:tc>
        <w:tc>
          <w:tcPr>
            <w:tcW w:w="600" w:type="dxa"/>
            <w:noWrap/>
            <w:hideMark/>
          </w:tcPr>
          <w:p w14:paraId="3CF4DD7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18</w:t>
            </w:r>
          </w:p>
        </w:tc>
        <w:tc>
          <w:tcPr>
            <w:tcW w:w="600" w:type="dxa"/>
            <w:noWrap/>
            <w:hideMark/>
          </w:tcPr>
          <w:p w14:paraId="18E17EB8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21</w:t>
            </w:r>
          </w:p>
        </w:tc>
        <w:tc>
          <w:tcPr>
            <w:tcW w:w="600" w:type="dxa"/>
            <w:noWrap/>
            <w:hideMark/>
          </w:tcPr>
          <w:p w14:paraId="1DC713D1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24</w:t>
            </w:r>
          </w:p>
        </w:tc>
        <w:tc>
          <w:tcPr>
            <w:tcW w:w="600" w:type="dxa"/>
            <w:noWrap/>
            <w:hideMark/>
          </w:tcPr>
          <w:p w14:paraId="794FEA86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27</w:t>
            </w:r>
          </w:p>
        </w:tc>
        <w:tc>
          <w:tcPr>
            <w:tcW w:w="600" w:type="dxa"/>
            <w:noWrap/>
            <w:hideMark/>
          </w:tcPr>
          <w:p w14:paraId="09E52054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30</w:t>
            </w:r>
          </w:p>
        </w:tc>
      </w:tr>
      <w:tr w:rsidR="000339D4" w:rsidRPr="00DE5020" w14:paraId="61BED97D" w14:textId="77777777" w:rsidTr="007558B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7FE15C69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4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03A32175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</w:t>
            </w:r>
          </w:p>
        </w:tc>
        <w:tc>
          <w:tcPr>
            <w:tcW w:w="600" w:type="dxa"/>
            <w:noWrap/>
            <w:hideMark/>
          </w:tcPr>
          <w:p w14:paraId="24473BFB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noWrap/>
            <w:hideMark/>
          </w:tcPr>
          <w:p w14:paraId="5BD4C1AE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12</w:t>
            </w:r>
          </w:p>
        </w:tc>
        <w:tc>
          <w:tcPr>
            <w:tcW w:w="600" w:type="dxa"/>
            <w:noWrap/>
            <w:hideMark/>
          </w:tcPr>
          <w:p w14:paraId="0C172494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16</w:t>
            </w:r>
          </w:p>
        </w:tc>
        <w:tc>
          <w:tcPr>
            <w:tcW w:w="600" w:type="dxa"/>
            <w:noWrap/>
            <w:hideMark/>
          </w:tcPr>
          <w:p w14:paraId="6EE2F89C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20</w:t>
            </w:r>
          </w:p>
        </w:tc>
        <w:tc>
          <w:tcPr>
            <w:tcW w:w="600" w:type="dxa"/>
            <w:noWrap/>
            <w:hideMark/>
          </w:tcPr>
          <w:p w14:paraId="14687761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24</w:t>
            </w:r>
          </w:p>
        </w:tc>
        <w:tc>
          <w:tcPr>
            <w:tcW w:w="600" w:type="dxa"/>
            <w:noWrap/>
            <w:hideMark/>
          </w:tcPr>
          <w:p w14:paraId="06B87DB6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28</w:t>
            </w:r>
          </w:p>
        </w:tc>
        <w:tc>
          <w:tcPr>
            <w:tcW w:w="600" w:type="dxa"/>
            <w:noWrap/>
            <w:hideMark/>
          </w:tcPr>
          <w:p w14:paraId="6EBB6ECE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32</w:t>
            </w:r>
          </w:p>
        </w:tc>
        <w:tc>
          <w:tcPr>
            <w:tcW w:w="600" w:type="dxa"/>
            <w:noWrap/>
            <w:hideMark/>
          </w:tcPr>
          <w:p w14:paraId="2796BDD0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36</w:t>
            </w:r>
          </w:p>
        </w:tc>
        <w:tc>
          <w:tcPr>
            <w:tcW w:w="600" w:type="dxa"/>
            <w:noWrap/>
            <w:hideMark/>
          </w:tcPr>
          <w:p w14:paraId="5CFC9A7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40</w:t>
            </w:r>
          </w:p>
        </w:tc>
      </w:tr>
      <w:tr w:rsidR="000339D4" w:rsidRPr="00DE5020" w14:paraId="1F0A1CEE" w14:textId="77777777" w:rsidTr="00755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71AA7FD3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5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34F6C5AD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</w:t>
            </w:r>
          </w:p>
        </w:tc>
        <w:tc>
          <w:tcPr>
            <w:tcW w:w="600" w:type="dxa"/>
            <w:noWrap/>
            <w:hideMark/>
          </w:tcPr>
          <w:p w14:paraId="7A0A59C8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10</w:t>
            </w:r>
          </w:p>
        </w:tc>
        <w:tc>
          <w:tcPr>
            <w:tcW w:w="600" w:type="dxa"/>
            <w:noWrap/>
            <w:hideMark/>
          </w:tcPr>
          <w:p w14:paraId="7A2348FC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15</w:t>
            </w:r>
          </w:p>
        </w:tc>
        <w:tc>
          <w:tcPr>
            <w:tcW w:w="600" w:type="dxa"/>
            <w:noWrap/>
            <w:hideMark/>
          </w:tcPr>
          <w:p w14:paraId="36B3EB27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20</w:t>
            </w:r>
          </w:p>
        </w:tc>
        <w:tc>
          <w:tcPr>
            <w:tcW w:w="600" w:type="dxa"/>
            <w:noWrap/>
            <w:hideMark/>
          </w:tcPr>
          <w:p w14:paraId="2F50F788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25</w:t>
            </w:r>
          </w:p>
        </w:tc>
        <w:tc>
          <w:tcPr>
            <w:tcW w:w="600" w:type="dxa"/>
            <w:noWrap/>
            <w:hideMark/>
          </w:tcPr>
          <w:p w14:paraId="5034F75E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30</w:t>
            </w:r>
          </w:p>
        </w:tc>
        <w:tc>
          <w:tcPr>
            <w:tcW w:w="600" w:type="dxa"/>
            <w:noWrap/>
            <w:hideMark/>
          </w:tcPr>
          <w:p w14:paraId="1B02BE9F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35</w:t>
            </w:r>
          </w:p>
        </w:tc>
        <w:tc>
          <w:tcPr>
            <w:tcW w:w="600" w:type="dxa"/>
            <w:noWrap/>
            <w:hideMark/>
          </w:tcPr>
          <w:p w14:paraId="53579BB3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40</w:t>
            </w:r>
          </w:p>
        </w:tc>
        <w:tc>
          <w:tcPr>
            <w:tcW w:w="600" w:type="dxa"/>
            <w:noWrap/>
            <w:hideMark/>
          </w:tcPr>
          <w:p w14:paraId="62FCF5DF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45</w:t>
            </w:r>
          </w:p>
        </w:tc>
        <w:tc>
          <w:tcPr>
            <w:tcW w:w="600" w:type="dxa"/>
            <w:noWrap/>
            <w:hideMark/>
          </w:tcPr>
          <w:p w14:paraId="1D714FA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50</w:t>
            </w:r>
          </w:p>
        </w:tc>
      </w:tr>
      <w:tr w:rsidR="000339D4" w:rsidRPr="00DE5020" w14:paraId="34AAD922" w14:textId="77777777" w:rsidTr="007558B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620486B7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62B0F36B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</w:t>
            </w:r>
          </w:p>
        </w:tc>
        <w:tc>
          <w:tcPr>
            <w:tcW w:w="600" w:type="dxa"/>
            <w:noWrap/>
            <w:hideMark/>
          </w:tcPr>
          <w:p w14:paraId="3977410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12</w:t>
            </w:r>
          </w:p>
        </w:tc>
        <w:tc>
          <w:tcPr>
            <w:tcW w:w="600" w:type="dxa"/>
            <w:noWrap/>
            <w:hideMark/>
          </w:tcPr>
          <w:p w14:paraId="2F05F492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18</w:t>
            </w:r>
          </w:p>
        </w:tc>
        <w:tc>
          <w:tcPr>
            <w:tcW w:w="600" w:type="dxa"/>
            <w:noWrap/>
            <w:hideMark/>
          </w:tcPr>
          <w:p w14:paraId="12844EC6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24</w:t>
            </w:r>
          </w:p>
        </w:tc>
        <w:tc>
          <w:tcPr>
            <w:tcW w:w="600" w:type="dxa"/>
            <w:noWrap/>
            <w:hideMark/>
          </w:tcPr>
          <w:p w14:paraId="78CEAB36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30</w:t>
            </w:r>
          </w:p>
        </w:tc>
        <w:tc>
          <w:tcPr>
            <w:tcW w:w="600" w:type="dxa"/>
            <w:noWrap/>
            <w:hideMark/>
          </w:tcPr>
          <w:p w14:paraId="2B8B3A0B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36</w:t>
            </w:r>
          </w:p>
        </w:tc>
        <w:tc>
          <w:tcPr>
            <w:tcW w:w="600" w:type="dxa"/>
            <w:noWrap/>
            <w:hideMark/>
          </w:tcPr>
          <w:p w14:paraId="173E828D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42</w:t>
            </w:r>
          </w:p>
        </w:tc>
        <w:tc>
          <w:tcPr>
            <w:tcW w:w="600" w:type="dxa"/>
            <w:noWrap/>
            <w:hideMark/>
          </w:tcPr>
          <w:p w14:paraId="54232ACC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48</w:t>
            </w:r>
          </w:p>
        </w:tc>
        <w:tc>
          <w:tcPr>
            <w:tcW w:w="600" w:type="dxa"/>
            <w:noWrap/>
            <w:hideMark/>
          </w:tcPr>
          <w:p w14:paraId="642DAA3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54</w:t>
            </w:r>
          </w:p>
        </w:tc>
        <w:tc>
          <w:tcPr>
            <w:tcW w:w="600" w:type="dxa"/>
            <w:noWrap/>
            <w:hideMark/>
          </w:tcPr>
          <w:p w14:paraId="46E75B6A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60</w:t>
            </w:r>
          </w:p>
        </w:tc>
      </w:tr>
      <w:tr w:rsidR="000339D4" w:rsidRPr="00DE5020" w14:paraId="55629A4D" w14:textId="77777777" w:rsidTr="00755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1958CF36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7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7F1206A2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</w:t>
            </w:r>
          </w:p>
        </w:tc>
        <w:tc>
          <w:tcPr>
            <w:tcW w:w="600" w:type="dxa"/>
            <w:noWrap/>
            <w:hideMark/>
          </w:tcPr>
          <w:p w14:paraId="719561A5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14</w:t>
            </w:r>
          </w:p>
        </w:tc>
        <w:tc>
          <w:tcPr>
            <w:tcW w:w="600" w:type="dxa"/>
            <w:noWrap/>
            <w:hideMark/>
          </w:tcPr>
          <w:p w14:paraId="0ACFED42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21</w:t>
            </w:r>
          </w:p>
        </w:tc>
        <w:tc>
          <w:tcPr>
            <w:tcW w:w="600" w:type="dxa"/>
            <w:noWrap/>
            <w:hideMark/>
          </w:tcPr>
          <w:p w14:paraId="65CDA942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28</w:t>
            </w:r>
          </w:p>
        </w:tc>
        <w:tc>
          <w:tcPr>
            <w:tcW w:w="600" w:type="dxa"/>
            <w:noWrap/>
            <w:hideMark/>
          </w:tcPr>
          <w:p w14:paraId="1DE3303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35</w:t>
            </w:r>
          </w:p>
        </w:tc>
        <w:tc>
          <w:tcPr>
            <w:tcW w:w="600" w:type="dxa"/>
            <w:noWrap/>
            <w:hideMark/>
          </w:tcPr>
          <w:p w14:paraId="2FBE0673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42</w:t>
            </w:r>
          </w:p>
        </w:tc>
        <w:tc>
          <w:tcPr>
            <w:tcW w:w="600" w:type="dxa"/>
            <w:noWrap/>
            <w:hideMark/>
          </w:tcPr>
          <w:p w14:paraId="280A3A67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49</w:t>
            </w:r>
          </w:p>
        </w:tc>
        <w:tc>
          <w:tcPr>
            <w:tcW w:w="600" w:type="dxa"/>
            <w:noWrap/>
            <w:hideMark/>
          </w:tcPr>
          <w:p w14:paraId="2B6F45FB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56</w:t>
            </w:r>
          </w:p>
        </w:tc>
        <w:tc>
          <w:tcPr>
            <w:tcW w:w="600" w:type="dxa"/>
            <w:noWrap/>
            <w:hideMark/>
          </w:tcPr>
          <w:p w14:paraId="66DC6960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63</w:t>
            </w:r>
          </w:p>
        </w:tc>
        <w:tc>
          <w:tcPr>
            <w:tcW w:w="600" w:type="dxa"/>
            <w:noWrap/>
            <w:hideMark/>
          </w:tcPr>
          <w:p w14:paraId="30C374BF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70</w:t>
            </w:r>
          </w:p>
        </w:tc>
      </w:tr>
      <w:tr w:rsidR="000339D4" w:rsidRPr="00DE5020" w14:paraId="1B5B04A2" w14:textId="77777777" w:rsidTr="007558B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42C670C9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51E1AFAD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</w:t>
            </w:r>
          </w:p>
        </w:tc>
        <w:tc>
          <w:tcPr>
            <w:tcW w:w="600" w:type="dxa"/>
            <w:noWrap/>
            <w:hideMark/>
          </w:tcPr>
          <w:p w14:paraId="5A1D65D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16</w:t>
            </w:r>
          </w:p>
        </w:tc>
        <w:tc>
          <w:tcPr>
            <w:tcW w:w="600" w:type="dxa"/>
            <w:noWrap/>
            <w:hideMark/>
          </w:tcPr>
          <w:p w14:paraId="34D831A9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24</w:t>
            </w:r>
          </w:p>
        </w:tc>
        <w:tc>
          <w:tcPr>
            <w:tcW w:w="600" w:type="dxa"/>
            <w:noWrap/>
            <w:hideMark/>
          </w:tcPr>
          <w:p w14:paraId="64F5EA59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32</w:t>
            </w:r>
          </w:p>
        </w:tc>
        <w:tc>
          <w:tcPr>
            <w:tcW w:w="600" w:type="dxa"/>
            <w:noWrap/>
            <w:hideMark/>
          </w:tcPr>
          <w:p w14:paraId="492C3CE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40</w:t>
            </w:r>
          </w:p>
        </w:tc>
        <w:tc>
          <w:tcPr>
            <w:tcW w:w="600" w:type="dxa"/>
            <w:noWrap/>
            <w:hideMark/>
          </w:tcPr>
          <w:p w14:paraId="4128A12A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48</w:t>
            </w:r>
          </w:p>
        </w:tc>
        <w:tc>
          <w:tcPr>
            <w:tcW w:w="600" w:type="dxa"/>
            <w:noWrap/>
            <w:hideMark/>
          </w:tcPr>
          <w:p w14:paraId="4EBB93C9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56</w:t>
            </w:r>
          </w:p>
        </w:tc>
        <w:tc>
          <w:tcPr>
            <w:tcW w:w="600" w:type="dxa"/>
            <w:noWrap/>
            <w:hideMark/>
          </w:tcPr>
          <w:p w14:paraId="0D216375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64</w:t>
            </w:r>
          </w:p>
        </w:tc>
        <w:tc>
          <w:tcPr>
            <w:tcW w:w="600" w:type="dxa"/>
            <w:noWrap/>
            <w:hideMark/>
          </w:tcPr>
          <w:p w14:paraId="54F14663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72</w:t>
            </w:r>
          </w:p>
        </w:tc>
        <w:tc>
          <w:tcPr>
            <w:tcW w:w="600" w:type="dxa"/>
            <w:noWrap/>
            <w:hideMark/>
          </w:tcPr>
          <w:p w14:paraId="4726175C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80</w:t>
            </w:r>
          </w:p>
        </w:tc>
      </w:tr>
      <w:tr w:rsidR="000339D4" w:rsidRPr="00DE5020" w14:paraId="15EC148C" w14:textId="77777777" w:rsidTr="00755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0DCD7706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9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1E5BCF30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9</w:t>
            </w:r>
          </w:p>
        </w:tc>
        <w:tc>
          <w:tcPr>
            <w:tcW w:w="600" w:type="dxa"/>
            <w:noWrap/>
            <w:hideMark/>
          </w:tcPr>
          <w:p w14:paraId="43282C25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18</w:t>
            </w:r>
          </w:p>
        </w:tc>
        <w:tc>
          <w:tcPr>
            <w:tcW w:w="600" w:type="dxa"/>
            <w:noWrap/>
            <w:hideMark/>
          </w:tcPr>
          <w:p w14:paraId="77325AC2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27</w:t>
            </w:r>
          </w:p>
        </w:tc>
        <w:tc>
          <w:tcPr>
            <w:tcW w:w="600" w:type="dxa"/>
            <w:noWrap/>
            <w:hideMark/>
          </w:tcPr>
          <w:p w14:paraId="61D0C414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36</w:t>
            </w:r>
          </w:p>
        </w:tc>
        <w:tc>
          <w:tcPr>
            <w:tcW w:w="600" w:type="dxa"/>
            <w:noWrap/>
            <w:hideMark/>
          </w:tcPr>
          <w:p w14:paraId="20FF19FF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45</w:t>
            </w:r>
          </w:p>
        </w:tc>
        <w:tc>
          <w:tcPr>
            <w:tcW w:w="600" w:type="dxa"/>
            <w:noWrap/>
            <w:hideMark/>
          </w:tcPr>
          <w:p w14:paraId="7595003C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54</w:t>
            </w:r>
          </w:p>
        </w:tc>
        <w:tc>
          <w:tcPr>
            <w:tcW w:w="600" w:type="dxa"/>
            <w:noWrap/>
            <w:hideMark/>
          </w:tcPr>
          <w:p w14:paraId="7036EB44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63</w:t>
            </w:r>
          </w:p>
        </w:tc>
        <w:tc>
          <w:tcPr>
            <w:tcW w:w="600" w:type="dxa"/>
            <w:noWrap/>
            <w:hideMark/>
          </w:tcPr>
          <w:p w14:paraId="05EC7815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72</w:t>
            </w:r>
          </w:p>
        </w:tc>
        <w:tc>
          <w:tcPr>
            <w:tcW w:w="600" w:type="dxa"/>
            <w:noWrap/>
            <w:hideMark/>
          </w:tcPr>
          <w:p w14:paraId="5BC77227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81</w:t>
            </w:r>
          </w:p>
        </w:tc>
        <w:tc>
          <w:tcPr>
            <w:tcW w:w="600" w:type="dxa"/>
            <w:noWrap/>
            <w:hideMark/>
          </w:tcPr>
          <w:p w14:paraId="0D7328AC" w14:textId="77777777" w:rsidR="000339D4" w:rsidRPr="00C26A3E" w:rsidRDefault="000339D4" w:rsidP="0086143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90</w:t>
            </w:r>
          </w:p>
        </w:tc>
      </w:tr>
      <w:tr w:rsidR="000339D4" w:rsidRPr="00DE5020" w14:paraId="402D65CA" w14:textId="77777777" w:rsidTr="007558BF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right w:val="single" w:sz="8" w:space="0" w:color="auto"/>
            </w:tcBorders>
            <w:noWrap/>
            <w:hideMark/>
          </w:tcPr>
          <w:p w14:paraId="1CDCEBF8" w14:textId="77777777" w:rsidR="000339D4" w:rsidRPr="00672025" w:rsidRDefault="000339D4" w:rsidP="0086143B">
            <w:pPr>
              <w:ind w:firstLine="0"/>
              <w:jc w:val="center"/>
              <w:rPr>
                <w:b/>
                <w:i w:val="0"/>
                <w:sz w:val="20"/>
                <w:szCs w:val="20"/>
                <w:lang w:eastAsia="hr-HR"/>
              </w:rPr>
            </w:pPr>
            <w:r w:rsidRPr="00672025">
              <w:rPr>
                <w:b/>
                <w:i w:val="0"/>
                <w:sz w:val="20"/>
                <w:szCs w:val="20"/>
                <w:lang w:eastAsia="hr-HR"/>
              </w:rPr>
              <w:t>10</w:t>
            </w:r>
          </w:p>
        </w:tc>
        <w:tc>
          <w:tcPr>
            <w:tcW w:w="600" w:type="dxa"/>
            <w:tcBorders>
              <w:left w:val="single" w:sz="8" w:space="0" w:color="auto"/>
            </w:tcBorders>
            <w:noWrap/>
            <w:hideMark/>
          </w:tcPr>
          <w:p w14:paraId="625549E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10</w:t>
            </w:r>
          </w:p>
        </w:tc>
        <w:tc>
          <w:tcPr>
            <w:tcW w:w="600" w:type="dxa"/>
            <w:noWrap/>
            <w:hideMark/>
          </w:tcPr>
          <w:p w14:paraId="7D0127B0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20</w:t>
            </w:r>
          </w:p>
        </w:tc>
        <w:tc>
          <w:tcPr>
            <w:tcW w:w="600" w:type="dxa"/>
            <w:noWrap/>
            <w:hideMark/>
          </w:tcPr>
          <w:p w14:paraId="305C860C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30</w:t>
            </w:r>
          </w:p>
        </w:tc>
        <w:tc>
          <w:tcPr>
            <w:tcW w:w="600" w:type="dxa"/>
            <w:noWrap/>
            <w:hideMark/>
          </w:tcPr>
          <w:p w14:paraId="688F3E9E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40</w:t>
            </w:r>
          </w:p>
        </w:tc>
        <w:tc>
          <w:tcPr>
            <w:tcW w:w="600" w:type="dxa"/>
            <w:noWrap/>
            <w:hideMark/>
          </w:tcPr>
          <w:p w14:paraId="5A621F72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50</w:t>
            </w:r>
          </w:p>
        </w:tc>
        <w:tc>
          <w:tcPr>
            <w:tcW w:w="600" w:type="dxa"/>
            <w:noWrap/>
            <w:hideMark/>
          </w:tcPr>
          <w:p w14:paraId="015D2F69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60</w:t>
            </w:r>
          </w:p>
        </w:tc>
        <w:tc>
          <w:tcPr>
            <w:tcW w:w="600" w:type="dxa"/>
            <w:noWrap/>
            <w:hideMark/>
          </w:tcPr>
          <w:p w14:paraId="6EF07E32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70</w:t>
            </w:r>
          </w:p>
        </w:tc>
        <w:tc>
          <w:tcPr>
            <w:tcW w:w="600" w:type="dxa"/>
            <w:noWrap/>
            <w:hideMark/>
          </w:tcPr>
          <w:p w14:paraId="1B264711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80</w:t>
            </w:r>
          </w:p>
        </w:tc>
        <w:tc>
          <w:tcPr>
            <w:tcW w:w="600" w:type="dxa"/>
            <w:noWrap/>
            <w:hideMark/>
          </w:tcPr>
          <w:p w14:paraId="268122C8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90</w:t>
            </w:r>
          </w:p>
        </w:tc>
        <w:tc>
          <w:tcPr>
            <w:tcW w:w="600" w:type="dxa"/>
            <w:noWrap/>
            <w:hideMark/>
          </w:tcPr>
          <w:p w14:paraId="432010B2" w14:textId="77777777" w:rsidR="000339D4" w:rsidRPr="00C26A3E" w:rsidRDefault="000339D4" w:rsidP="0086143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hr-HR"/>
              </w:rPr>
            </w:pPr>
            <w:r w:rsidRPr="00C26A3E">
              <w:rPr>
                <w:sz w:val="20"/>
                <w:szCs w:val="20"/>
                <w:lang w:eastAsia="hr-HR"/>
              </w:rPr>
              <w:t>100</w:t>
            </w:r>
          </w:p>
        </w:tc>
      </w:tr>
    </w:tbl>
    <w:p w14:paraId="472EBC89" w14:textId="77777777" w:rsidR="00196BFB" w:rsidRDefault="00196BFB" w:rsidP="00C13E8C"/>
    <w:p w14:paraId="7BC79D7B" w14:textId="77777777" w:rsidR="000339D4" w:rsidRDefault="000339D4" w:rsidP="00C13E8C"/>
    <w:p w14:paraId="399034DF" w14:textId="77777777" w:rsidR="006849B3" w:rsidRDefault="006849B3" w:rsidP="00C13E8C"/>
    <w:p w14:paraId="15FC6AC2" w14:textId="39CC7EBB" w:rsidR="00196BFB" w:rsidRDefault="001A5B61" w:rsidP="001A5B61">
      <w:pPr>
        <w:pStyle w:val="Heading2"/>
      </w:pPr>
      <w:bookmarkStart w:id="13" w:name="_Toc100743075"/>
      <w:r>
        <w:t>Umetanje jednadžbi</w:t>
      </w:r>
      <w:bookmarkEnd w:id="13"/>
    </w:p>
    <w:p w14:paraId="5716B243" w14:textId="661DDCFD" w:rsidR="00A31939" w:rsidRDefault="003302F1" w:rsidP="006351EB">
      <w:r>
        <w:t xml:space="preserve">Jednadžbe se pišu u </w:t>
      </w:r>
      <w:proofErr w:type="spellStart"/>
      <w:r>
        <w:t>Equation</w:t>
      </w:r>
      <w:proofErr w:type="spellEnd"/>
      <w:r>
        <w:t xml:space="preserve"> editor-u, dostupnom u alatnoj traci </w:t>
      </w:r>
      <w:r w:rsidR="009A0D16">
        <w:t>MS</w:t>
      </w:r>
      <w:r>
        <w:t xml:space="preserve"> Word</w:t>
      </w:r>
      <w:r w:rsidR="009A0D16">
        <w:t>-</w:t>
      </w:r>
      <w:r>
        <w:t>a. Primjer formule i označavanja istih nalazi se ispod.</w:t>
      </w:r>
    </w:p>
    <w:p w14:paraId="5B6E7DE8" w14:textId="77777777" w:rsidR="00C5192C" w:rsidRDefault="00C5192C" w:rsidP="004870ED">
      <w:pPr>
        <w:pStyle w:val="Caption"/>
        <w:tabs>
          <w:tab w:val="right" w:pos="8647"/>
        </w:tabs>
        <w:jc w:val="center"/>
      </w:pPr>
    </w:p>
    <w:p w14:paraId="2205FBC6" w14:textId="11523B03" w:rsidR="004870ED" w:rsidRPr="004E7D58" w:rsidRDefault="00184B17" w:rsidP="00E001BD">
      <w:pPr>
        <w:pStyle w:val="Caption"/>
        <w:tabs>
          <w:tab w:val="right" w:pos="8647"/>
        </w:tabs>
        <w:jc w:val="right"/>
        <w:rPr>
          <w:b w:val="0"/>
          <w:bCs/>
          <w:sz w:val="24"/>
          <w:szCs w:val="24"/>
        </w:rPr>
      </w:pPr>
      <w:r w:rsidRPr="004870ED">
        <w:rPr>
          <w:position w:val="-20"/>
        </w:rPr>
        <w:object w:dxaOrig="1740" w:dyaOrig="580" w14:anchorId="1667BE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95pt;height:29.2pt" o:ole="">
            <v:imagedata r:id="rId20" o:title=""/>
          </v:shape>
          <o:OLEObject Type="Embed" ProgID="Equation.3" ShapeID="_x0000_i1025" DrawAspect="Content" ObjectID="_1786789637" r:id="rId21"/>
        </w:object>
      </w:r>
      <w:r w:rsidR="00E001BD">
        <w:t xml:space="preserve">                                                             </w:t>
      </w:r>
      <w:r w:rsidR="004870ED" w:rsidRPr="004E7D58">
        <w:rPr>
          <w:b w:val="0"/>
          <w:bCs/>
          <w:sz w:val="24"/>
          <w:szCs w:val="24"/>
        </w:rPr>
        <w:t>(</w:t>
      </w:r>
      <w:r w:rsidR="00B14EE6" w:rsidRPr="004E7D58">
        <w:rPr>
          <w:b w:val="0"/>
          <w:bCs/>
          <w:sz w:val="24"/>
          <w:szCs w:val="24"/>
        </w:rPr>
        <w:fldChar w:fldCharType="begin"/>
      </w:r>
      <w:r w:rsidR="00B14EE6" w:rsidRPr="004E7D58">
        <w:rPr>
          <w:b w:val="0"/>
          <w:bCs/>
          <w:sz w:val="24"/>
          <w:szCs w:val="24"/>
        </w:rPr>
        <w:instrText xml:space="preserve"> STYLEREF 1 \s </w:instrText>
      </w:r>
      <w:r w:rsidR="00B14EE6" w:rsidRPr="004E7D58">
        <w:rPr>
          <w:b w:val="0"/>
          <w:bCs/>
          <w:sz w:val="24"/>
          <w:szCs w:val="24"/>
        </w:rPr>
        <w:fldChar w:fldCharType="separate"/>
      </w:r>
      <w:r w:rsidR="00104C41" w:rsidRPr="004E7D58">
        <w:rPr>
          <w:b w:val="0"/>
          <w:bCs/>
          <w:noProof/>
          <w:sz w:val="24"/>
          <w:szCs w:val="24"/>
        </w:rPr>
        <w:t>2</w:t>
      </w:r>
      <w:r w:rsidR="00B14EE6" w:rsidRPr="004E7D58">
        <w:rPr>
          <w:b w:val="0"/>
          <w:bCs/>
          <w:noProof/>
          <w:sz w:val="24"/>
          <w:szCs w:val="24"/>
        </w:rPr>
        <w:fldChar w:fldCharType="end"/>
      </w:r>
      <w:r w:rsidR="004870ED" w:rsidRPr="004E7D58">
        <w:rPr>
          <w:b w:val="0"/>
          <w:bCs/>
          <w:sz w:val="24"/>
          <w:szCs w:val="24"/>
        </w:rPr>
        <w:noBreakHyphen/>
      </w:r>
      <w:r w:rsidR="00B14EE6" w:rsidRPr="004E7D58">
        <w:rPr>
          <w:b w:val="0"/>
          <w:bCs/>
          <w:sz w:val="24"/>
          <w:szCs w:val="24"/>
        </w:rPr>
        <w:fldChar w:fldCharType="begin"/>
      </w:r>
      <w:r w:rsidR="00B14EE6" w:rsidRPr="004E7D58">
        <w:rPr>
          <w:b w:val="0"/>
          <w:bCs/>
          <w:sz w:val="24"/>
          <w:szCs w:val="24"/>
        </w:rPr>
        <w:instrText xml:space="preserve"> SEQ Jednadžba \* ARABIC \s 1 </w:instrText>
      </w:r>
      <w:r w:rsidR="00B14EE6" w:rsidRPr="004E7D58">
        <w:rPr>
          <w:b w:val="0"/>
          <w:bCs/>
          <w:sz w:val="24"/>
          <w:szCs w:val="24"/>
        </w:rPr>
        <w:fldChar w:fldCharType="separate"/>
      </w:r>
      <w:r w:rsidR="00104C41" w:rsidRPr="004E7D58">
        <w:rPr>
          <w:b w:val="0"/>
          <w:bCs/>
          <w:noProof/>
          <w:sz w:val="24"/>
          <w:szCs w:val="24"/>
        </w:rPr>
        <w:t>1</w:t>
      </w:r>
      <w:r w:rsidR="00B14EE6" w:rsidRPr="004E7D58">
        <w:rPr>
          <w:b w:val="0"/>
          <w:bCs/>
          <w:noProof/>
          <w:sz w:val="24"/>
          <w:szCs w:val="24"/>
        </w:rPr>
        <w:fldChar w:fldCharType="end"/>
      </w:r>
      <w:r w:rsidR="004870ED" w:rsidRPr="004E7D58">
        <w:rPr>
          <w:b w:val="0"/>
          <w:bCs/>
          <w:sz w:val="24"/>
          <w:szCs w:val="24"/>
        </w:rPr>
        <w:t>)</w:t>
      </w:r>
    </w:p>
    <w:p w14:paraId="13EC7094" w14:textId="751021F1" w:rsidR="00A31939" w:rsidRPr="006351EB" w:rsidRDefault="00A31939" w:rsidP="00985A79">
      <w:pPr>
        <w:pStyle w:val="Caption"/>
        <w:spacing w:before="120" w:after="120"/>
        <w:rPr>
          <w:rFonts w:eastAsiaTheme="minorEastAsia"/>
        </w:rPr>
      </w:pPr>
    </w:p>
    <w:p w14:paraId="4C559E39" w14:textId="00F3999D" w:rsidR="00293F77" w:rsidRDefault="00E001BD" w:rsidP="00293F77">
      <w:pPr>
        <w:rPr>
          <w:lang w:eastAsia="hr-HR"/>
        </w:rPr>
      </w:pPr>
      <w:r>
        <w:rPr>
          <w:rFonts w:eastAsiaTheme="minorEastAsia"/>
        </w:rPr>
        <w:t>g</w:t>
      </w:r>
      <w:r w:rsidR="00293F77">
        <w:rPr>
          <w:rFonts w:eastAsiaTheme="minorEastAsia"/>
        </w:rPr>
        <w:t>dje su:</w:t>
      </w:r>
      <w:r w:rsidR="00293F77" w:rsidRPr="00293F77">
        <w:rPr>
          <w:lang w:eastAsia="hr-HR"/>
        </w:rPr>
        <w:t xml:space="preserve"> </w:t>
      </w:r>
      <w:r w:rsidR="00293F77">
        <w:rPr>
          <w:lang w:eastAsia="hr-HR"/>
        </w:rPr>
        <w:tab/>
      </w:r>
      <w:r w:rsidR="00064E59">
        <w:rPr>
          <w:lang w:eastAsia="hr-HR"/>
        </w:rPr>
        <w:tab/>
      </w:r>
      <w:proofErr w:type="spellStart"/>
      <w:r w:rsidR="00293F77" w:rsidRPr="00C26A3E">
        <w:rPr>
          <w:i/>
          <w:lang w:eastAsia="hr-HR"/>
        </w:rPr>
        <w:t>Δp</w:t>
      </w:r>
      <w:proofErr w:type="spellEnd"/>
      <w:r w:rsidR="00293F77">
        <w:rPr>
          <w:lang w:eastAsia="hr-HR"/>
        </w:rPr>
        <w:tab/>
        <w:t>- diferencijalni tlak (Pa)</w:t>
      </w:r>
      <w:r w:rsidR="004417FE">
        <w:rPr>
          <w:lang w:eastAsia="hr-HR"/>
        </w:rPr>
        <w:t>,</w:t>
      </w:r>
    </w:p>
    <w:p w14:paraId="0BA3DC4F" w14:textId="737BAFD2" w:rsidR="00293F77" w:rsidRDefault="00293F77" w:rsidP="00293F77">
      <w:pPr>
        <w:ind w:left="709" w:firstLine="709"/>
        <w:rPr>
          <w:lang w:eastAsia="hr-HR"/>
        </w:rPr>
      </w:pPr>
      <w:r w:rsidRPr="00C26A3E">
        <w:rPr>
          <w:i/>
          <w:lang w:eastAsia="hr-HR"/>
        </w:rPr>
        <w:t>f</w:t>
      </w:r>
      <w:r>
        <w:rPr>
          <w:lang w:eastAsia="hr-HR"/>
        </w:rPr>
        <w:tab/>
        <w:t>- koeficijent otpora</w:t>
      </w:r>
      <w:r w:rsidR="004417FE">
        <w:rPr>
          <w:lang w:eastAsia="hr-HR"/>
        </w:rPr>
        <w:t>,</w:t>
      </w:r>
    </w:p>
    <w:p w14:paraId="28476FE2" w14:textId="230CE135" w:rsidR="00293F77" w:rsidRPr="001A5B61" w:rsidRDefault="00293F77" w:rsidP="00293F77">
      <w:pPr>
        <w:ind w:left="709" w:firstLine="709"/>
        <w:rPr>
          <w:lang w:eastAsia="hr-HR"/>
        </w:rPr>
      </w:pPr>
      <w:r w:rsidRPr="00C26A3E">
        <w:rPr>
          <w:i/>
          <w:lang w:eastAsia="hr-HR"/>
        </w:rPr>
        <w:t>L</w:t>
      </w:r>
      <w:r>
        <w:rPr>
          <w:lang w:eastAsia="hr-HR"/>
        </w:rPr>
        <w:tab/>
        <w:t>- duljina (m)</w:t>
      </w:r>
      <w:r w:rsidR="004417FE">
        <w:rPr>
          <w:lang w:eastAsia="hr-HR"/>
        </w:rPr>
        <w:t>,</w:t>
      </w:r>
    </w:p>
    <w:p w14:paraId="579BF8E2" w14:textId="3E76BB09" w:rsidR="00293F77" w:rsidRPr="002475A4" w:rsidRDefault="00293F77" w:rsidP="00293F77">
      <w:pPr>
        <w:ind w:left="709" w:firstLine="709"/>
      </w:pPr>
      <w:r w:rsidRPr="00C26A3E">
        <w:rPr>
          <w:i/>
        </w:rPr>
        <w:t>ρ</w:t>
      </w:r>
      <w:r>
        <w:tab/>
        <w:t>- gustoća (kg/m</w:t>
      </w:r>
      <w:r>
        <w:rPr>
          <w:vertAlign w:val="superscript"/>
        </w:rPr>
        <w:t>3</w:t>
      </w:r>
      <w:r>
        <w:t>)</w:t>
      </w:r>
      <w:r w:rsidR="004417FE">
        <w:t>,</w:t>
      </w:r>
    </w:p>
    <w:p w14:paraId="15A7D065" w14:textId="58D74FF3" w:rsidR="00293F77" w:rsidRDefault="00293F77" w:rsidP="00293F77">
      <w:pPr>
        <w:ind w:left="709" w:firstLine="709"/>
      </w:pPr>
      <w:r w:rsidRPr="00C26A3E">
        <w:rPr>
          <w:i/>
        </w:rPr>
        <w:t>O</w:t>
      </w:r>
      <w:r>
        <w:tab/>
        <w:t>- opseg (m)</w:t>
      </w:r>
      <w:r w:rsidR="004417FE">
        <w:t>,</w:t>
      </w:r>
    </w:p>
    <w:p w14:paraId="61F26172" w14:textId="31D3C1E8" w:rsidR="00293F77" w:rsidRPr="002475A4" w:rsidRDefault="00293F77" w:rsidP="00293F77">
      <w:pPr>
        <w:ind w:left="709" w:firstLine="709"/>
      </w:pPr>
      <w:r w:rsidRPr="00C26A3E">
        <w:rPr>
          <w:i/>
        </w:rPr>
        <w:t>A</w:t>
      </w:r>
      <w:r>
        <w:tab/>
        <w:t>- površina (m</w:t>
      </w:r>
      <w:r>
        <w:rPr>
          <w:vertAlign w:val="superscript"/>
        </w:rPr>
        <w:t>2</w:t>
      </w:r>
      <w:r>
        <w:t>)</w:t>
      </w:r>
      <w:r w:rsidR="004417FE">
        <w:t>,</w:t>
      </w:r>
    </w:p>
    <w:p w14:paraId="2A913971" w14:textId="49C844F7" w:rsidR="00293F77" w:rsidRDefault="00293F77" w:rsidP="00293F77">
      <w:pPr>
        <w:ind w:left="709" w:firstLine="709"/>
      </w:pPr>
      <w:r w:rsidRPr="00C26A3E">
        <w:rPr>
          <w:i/>
        </w:rPr>
        <w:t>v</w:t>
      </w:r>
      <w:r>
        <w:tab/>
        <w:t>- brzina</w:t>
      </w:r>
      <w:r>
        <w:fldChar w:fldCharType="begin"/>
      </w:r>
      <w:r>
        <w:instrText xml:space="preserve"> TOC \h \z \c "Slika" </w:instrText>
      </w:r>
      <w:r>
        <w:fldChar w:fldCharType="end"/>
      </w:r>
      <w:r>
        <w:t xml:space="preserve"> (m/s)</w:t>
      </w:r>
      <w:r w:rsidR="004417FE">
        <w:t>.</w:t>
      </w:r>
    </w:p>
    <w:p w14:paraId="6B39FA06" w14:textId="0BC64921" w:rsidR="00304957" w:rsidRDefault="00304957" w:rsidP="00304957">
      <w:pPr>
        <w:pStyle w:val="Heading1"/>
      </w:pPr>
      <w:bookmarkStart w:id="14" w:name="_Toc100743076"/>
      <w:r>
        <w:t>Automatsko generiranje sadržaja i popisa</w:t>
      </w:r>
      <w:bookmarkEnd w:id="14"/>
    </w:p>
    <w:p w14:paraId="5E58B28A" w14:textId="6B274BF6" w:rsidR="00304957" w:rsidRDefault="00304957" w:rsidP="00304957">
      <w:r>
        <w:t xml:space="preserve">Popis poglavlja s numeracijom stranica (sadržaj) te popis slika i tablica, mogu se upisivati ručno ili automatski. </w:t>
      </w:r>
      <w:r w:rsidR="00EA1D73">
        <w:t xml:space="preserve">Pri automatskom umetanju sadržaja i popisa MS Word </w:t>
      </w:r>
      <w:r w:rsidR="009C6747">
        <w:t>formira</w:t>
      </w:r>
      <w:r w:rsidR="00EA1D73">
        <w:t xml:space="preserve"> tzv. polja (eng. </w:t>
      </w:r>
      <w:proofErr w:type="spellStart"/>
      <w:r w:rsidR="00EA1D73">
        <w:t>field</w:t>
      </w:r>
      <w:proofErr w:type="spellEnd"/>
      <w:r w:rsidR="00EA1D73">
        <w:t>)</w:t>
      </w:r>
      <w:r w:rsidR="009C6747">
        <w:t xml:space="preserve"> koje se sastoji od naziva poglavlja/slike/tablica i broj</w:t>
      </w:r>
      <w:r w:rsidR="00FD6A59">
        <w:t>a</w:t>
      </w:r>
      <w:r w:rsidR="009C6747">
        <w:t xml:space="preserve"> stranice na kojoj se poglavlje/slika/tablica nalazi. Pri izmjenama unutar dokumenta ova se polja mogu automatski ažurirati, bez potrebe za ručnom izmjenom (slik</w:t>
      </w:r>
      <w:r w:rsidR="002D2E7D">
        <w:t>a</w:t>
      </w:r>
      <w:r w:rsidR="009C6747">
        <w:t xml:space="preserve"> 3-1</w:t>
      </w:r>
      <w:r w:rsidR="00AC7C04">
        <w:t>.</w:t>
      </w:r>
      <w:r w:rsidR="009C6747">
        <w:t>). Da bi automatsko ažuriranje funkcioniralo, potrebno je koristiti stilove oblikovanja poglavlja, te nazive (eng</w:t>
      </w:r>
      <w:r w:rsidR="004E7D58">
        <w:t>l</w:t>
      </w:r>
      <w:r w:rsidR="00820764">
        <w:t>.</w:t>
      </w:r>
      <w:r w:rsidR="009C6747">
        <w:t xml:space="preserve"> </w:t>
      </w:r>
      <w:proofErr w:type="spellStart"/>
      <w:r w:rsidR="009C6747" w:rsidRPr="004E7D58">
        <w:rPr>
          <w:i/>
          <w:iCs/>
        </w:rPr>
        <w:t>caption</w:t>
      </w:r>
      <w:proofErr w:type="spellEnd"/>
      <w:r w:rsidR="009C6747">
        <w:t>) slika i tablica.</w:t>
      </w:r>
    </w:p>
    <w:p w14:paraId="25F141E6" w14:textId="6918C2C4" w:rsidR="00EA1D73" w:rsidRDefault="00304957" w:rsidP="007558BF">
      <w:pPr>
        <w:keepNext/>
        <w:ind w:firstLine="0"/>
        <w:jc w:val="center"/>
      </w:pPr>
      <w:r>
        <w:rPr>
          <w:noProof/>
          <w:lang w:eastAsia="hr-HR"/>
        </w:rPr>
        <w:drawing>
          <wp:inline distT="0" distB="0" distL="0" distR="0" wp14:anchorId="2F2A8214" wp14:editId="0B7EECE3">
            <wp:extent cx="4600575" cy="2349553"/>
            <wp:effectExtent l="19050" t="19050" r="9525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13" cy="2355190"/>
                    </a:xfrm>
                    <a:prstGeom prst="rect">
                      <a:avLst/>
                    </a:prstGeom>
                    <a:noFill/>
                    <a:ln w="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9D837" w14:textId="70ECF71F" w:rsidR="00EA1D73" w:rsidRPr="00A23A7C" w:rsidRDefault="00EA1D73" w:rsidP="00EA1D73">
      <w:pPr>
        <w:pStyle w:val="Caption"/>
        <w:jc w:val="both"/>
        <w:rPr>
          <w:sz w:val="22"/>
          <w:szCs w:val="22"/>
        </w:rPr>
      </w:pPr>
      <w:bookmarkStart w:id="15" w:name="_Toc473895878"/>
      <w:bookmarkStart w:id="16" w:name="_Toc99019380"/>
      <w:bookmarkStart w:id="17" w:name="_Toc100743084"/>
      <w:r w:rsidRPr="00A23A7C">
        <w:rPr>
          <w:sz w:val="22"/>
          <w:szCs w:val="22"/>
        </w:rPr>
        <w:t xml:space="preserve">Slika </w:t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STYLEREF 1 \s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3</w:t>
      </w:r>
      <w:r w:rsidR="00C95DDB" w:rsidRPr="00A23A7C">
        <w:rPr>
          <w:sz w:val="22"/>
          <w:szCs w:val="22"/>
        </w:rPr>
        <w:fldChar w:fldCharType="end"/>
      </w:r>
      <w:r w:rsidR="00C95DDB" w:rsidRPr="00A23A7C">
        <w:rPr>
          <w:sz w:val="22"/>
          <w:szCs w:val="22"/>
        </w:rPr>
        <w:noBreakHyphen/>
      </w:r>
      <w:r w:rsidR="00C95DDB" w:rsidRPr="00A23A7C">
        <w:rPr>
          <w:sz w:val="22"/>
          <w:szCs w:val="22"/>
        </w:rPr>
        <w:fldChar w:fldCharType="begin"/>
      </w:r>
      <w:r w:rsidR="00C95DDB" w:rsidRPr="00A23A7C">
        <w:rPr>
          <w:sz w:val="22"/>
          <w:szCs w:val="22"/>
        </w:rPr>
        <w:instrText xml:space="preserve"> SEQ Slika \* ARABIC \s 1 </w:instrText>
      </w:r>
      <w:r w:rsidR="00C95DDB" w:rsidRPr="00A23A7C">
        <w:rPr>
          <w:sz w:val="22"/>
          <w:szCs w:val="22"/>
        </w:rPr>
        <w:fldChar w:fldCharType="separate"/>
      </w:r>
      <w:r w:rsidR="00104C41" w:rsidRPr="00A23A7C">
        <w:rPr>
          <w:noProof/>
          <w:sz w:val="22"/>
          <w:szCs w:val="22"/>
        </w:rPr>
        <w:t>1</w:t>
      </w:r>
      <w:r w:rsidR="00C95DDB" w:rsidRPr="00A23A7C">
        <w:rPr>
          <w:sz w:val="22"/>
          <w:szCs w:val="22"/>
        </w:rPr>
        <w:fldChar w:fldCharType="end"/>
      </w:r>
      <w:r w:rsidR="00E001BD" w:rsidRPr="00A23A7C">
        <w:rPr>
          <w:sz w:val="22"/>
          <w:szCs w:val="22"/>
        </w:rPr>
        <w:t>.</w:t>
      </w:r>
      <w:r w:rsidRPr="00A23A7C">
        <w:rPr>
          <w:sz w:val="22"/>
          <w:szCs w:val="22"/>
        </w:rPr>
        <w:t xml:space="preserve"> </w:t>
      </w:r>
      <w:r w:rsidR="00820764" w:rsidRPr="00A23A7C">
        <w:rPr>
          <w:b w:val="0"/>
          <w:sz w:val="22"/>
          <w:szCs w:val="22"/>
        </w:rPr>
        <w:t>Ažuriranje</w:t>
      </w:r>
      <w:r w:rsidRPr="00A23A7C">
        <w:rPr>
          <w:b w:val="0"/>
          <w:sz w:val="22"/>
          <w:szCs w:val="22"/>
        </w:rPr>
        <w:t xml:space="preserve"> polja Sadržaj</w:t>
      </w:r>
      <w:bookmarkEnd w:id="15"/>
      <w:bookmarkEnd w:id="16"/>
      <w:bookmarkEnd w:id="17"/>
    </w:p>
    <w:p w14:paraId="544F2F6B" w14:textId="7F51C463" w:rsidR="00A70030" w:rsidRDefault="00A70030" w:rsidP="00A70030">
      <w:pPr>
        <w:pStyle w:val="Heading1"/>
      </w:pPr>
      <w:bookmarkStart w:id="18" w:name="_Toc100743077"/>
      <w:r>
        <w:lastRenderedPageBreak/>
        <w:t>literatur</w:t>
      </w:r>
      <w:r w:rsidR="00AC7C04">
        <w:t>A</w:t>
      </w:r>
      <w:bookmarkEnd w:id="18"/>
    </w:p>
    <w:p w14:paraId="279340E7" w14:textId="4FA5EA78" w:rsidR="007D22CB" w:rsidRPr="00456B7E" w:rsidRDefault="00456B7E" w:rsidP="00976FA0">
      <w:r>
        <w:t xml:space="preserve">Korištenje radova/izvora drugih autora (knjige, članci, </w:t>
      </w:r>
      <w:r w:rsidR="00DE481D">
        <w:t xml:space="preserve">norme, </w:t>
      </w:r>
      <w:r>
        <w:t>prezentacije, internet izvori...) navodi se u</w:t>
      </w:r>
      <w:r w:rsidR="00C90226">
        <w:t xml:space="preserve"> tekstu rada i u popisu litera</w:t>
      </w:r>
      <w:r>
        <w:t>t</w:t>
      </w:r>
      <w:r w:rsidR="00C90226">
        <w:t>ur</w:t>
      </w:r>
      <w:r>
        <w:t>e. Citati u tekstu služe kao poveznice s popisom</w:t>
      </w:r>
      <w:r w:rsidR="000B29CB">
        <w:t xml:space="preserve"> literature</w:t>
      </w:r>
      <w:r>
        <w:t>, dok se u popisu nalaze detaljne informacije o korištenom izvoru.</w:t>
      </w:r>
    </w:p>
    <w:p w14:paraId="6E0CE090" w14:textId="77777777" w:rsidR="003D4A31" w:rsidRDefault="00456B7E" w:rsidP="003D4A31">
      <w:pPr>
        <w:ind w:firstLine="0"/>
      </w:pPr>
      <w:r>
        <w:t xml:space="preserve">Pri izradi diplomskog/završnog rada </w:t>
      </w:r>
      <w:r w:rsidRPr="00456B7E">
        <w:t>tr</w:t>
      </w:r>
      <w:r>
        <w:t xml:space="preserve">eba slijediti </w:t>
      </w:r>
      <w:proofErr w:type="spellStart"/>
      <w:r>
        <w:t>harvardski</w:t>
      </w:r>
      <w:proofErr w:type="spellEnd"/>
      <w:r>
        <w:t xml:space="preserve"> sustav citiranja.</w:t>
      </w:r>
      <w:r w:rsidR="003D4A31">
        <w:t xml:space="preserve"> U nastavku su navedeni primjeri a detaljnije informacije mogu se pronaći na</w:t>
      </w:r>
    </w:p>
    <w:p w14:paraId="60A67CC1" w14:textId="1D953235" w:rsidR="003D4A31" w:rsidRDefault="00000000" w:rsidP="003D4A31">
      <w:pPr>
        <w:ind w:firstLine="0"/>
      </w:pPr>
      <w:hyperlink r:id="rId23" w:anchor="atoz-nav-j" w:history="1">
        <w:r w:rsidR="003D4A31" w:rsidRPr="00D56941">
          <w:rPr>
            <w:rStyle w:val="Hyperlink"/>
          </w:rPr>
          <w:t>https://library.leeds.ac.uk/skills-referencing-harvard#atoz-nav-j</w:t>
        </w:r>
      </w:hyperlink>
      <w:r w:rsidR="003D4A31">
        <w:t>.</w:t>
      </w:r>
    </w:p>
    <w:p w14:paraId="07DA75A7" w14:textId="486DD97E" w:rsidR="009E3AF8" w:rsidRPr="009E3AF8" w:rsidRDefault="007D22CB" w:rsidP="0081007C">
      <w:pPr>
        <w:pStyle w:val="Heading2"/>
        <w:rPr>
          <w:u w:val="single"/>
        </w:rPr>
      </w:pPr>
      <w:bookmarkStart w:id="19" w:name="_Toc100743078"/>
      <w:r>
        <w:t>Citiranje u tekstu</w:t>
      </w:r>
      <w:bookmarkEnd w:id="19"/>
    </w:p>
    <w:p w14:paraId="74C4A4DF" w14:textId="3ACADC2E" w:rsidR="00DE6C61" w:rsidRPr="00DE481D" w:rsidRDefault="00DE6C61" w:rsidP="007D22CB">
      <w:r w:rsidRPr="009B2624">
        <w:rPr>
          <w:b/>
          <w:u w:val="single"/>
        </w:rPr>
        <w:t>Ako citat</w:t>
      </w:r>
      <w:r w:rsidR="00FE6836" w:rsidRPr="009B2624">
        <w:rPr>
          <w:b/>
          <w:u w:val="single"/>
        </w:rPr>
        <w:t xml:space="preserve"> ima prirodni slijed u rečenici</w:t>
      </w:r>
      <w:r w:rsidR="009A1205">
        <w:t xml:space="preserve"> navodi se autor, te godina u zagradi, npr.</w:t>
      </w:r>
      <w:r w:rsidR="004046E8">
        <w:t>:</w:t>
      </w:r>
    </w:p>
    <w:p w14:paraId="79F9ED6C" w14:textId="1FF01D90" w:rsidR="00AA2E9D" w:rsidRDefault="001F0F87" w:rsidP="00B700AF">
      <w:pPr>
        <w:ind w:left="349" w:hanging="349"/>
      </w:pPr>
      <w:r>
        <w:t>j</w:t>
      </w:r>
      <w:r w:rsidR="00DE6C61" w:rsidRPr="00E17A19">
        <w:t>edan</w:t>
      </w:r>
      <w:r w:rsidR="00E97724" w:rsidRPr="00E17A19">
        <w:t xml:space="preserve"> </w:t>
      </w:r>
      <w:r w:rsidR="00DE6C61" w:rsidRPr="00E17A19">
        <w:t>autor</w:t>
      </w:r>
      <w:r w:rsidR="002F38CA">
        <w:t>:</w:t>
      </w:r>
      <w:r w:rsidR="002F38CA">
        <w:tab/>
      </w:r>
      <w:r w:rsidR="00DE6C61" w:rsidRPr="002F38CA">
        <w:rPr>
          <w:color w:val="2E74B5" w:themeColor="accent1" w:themeShade="BF"/>
        </w:rPr>
        <w:t>J</w:t>
      </w:r>
      <w:r w:rsidR="00E97724" w:rsidRPr="002F38CA">
        <w:rPr>
          <w:color w:val="2E74B5" w:themeColor="accent1" w:themeShade="BF"/>
        </w:rPr>
        <w:t>ones (1998)</w:t>
      </w:r>
      <w:r w:rsidR="00E17A19" w:rsidRPr="002F38CA">
        <w:rPr>
          <w:color w:val="2E74B5" w:themeColor="accent1" w:themeShade="BF"/>
        </w:rPr>
        <w:t xml:space="preserve"> navodi </w:t>
      </w:r>
      <w:r w:rsidR="00AE123A" w:rsidRPr="002F38CA">
        <w:rPr>
          <w:color w:val="2E74B5" w:themeColor="accent1" w:themeShade="BF"/>
        </w:rPr>
        <w:t xml:space="preserve">da studenti </w:t>
      </w:r>
      <w:r w:rsidR="00AA2E9D" w:rsidRPr="002F38CA">
        <w:rPr>
          <w:color w:val="2E74B5" w:themeColor="accent1" w:themeShade="BF"/>
        </w:rPr>
        <w:t>imaju poteškoća koristeći…</w:t>
      </w:r>
      <w:r>
        <w:rPr>
          <w:color w:val="2E74B5" w:themeColor="accent1" w:themeShade="BF"/>
        </w:rPr>
        <w:t xml:space="preserve"> </w:t>
      </w:r>
      <w:r w:rsidRPr="001F0F87">
        <w:t>,</w:t>
      </w:r>
    </w:p>
    <w:p w14:paraId="4AD61D5C" w14:textId="5691D171" w:rsidR="00DE6C61" w:rsidRPr="00E17A19" w:rsidRDefault="001F0F87" w:rsidP="00B700AF">
      <w:pPr>
        <w:ind w:left="349" w:hanging="349"/>
      </w:pPr>
      <w:r>
        <w:t>d</w:t>
      </w:r>
      <w:r w:rsidR="00DE6C61" w:rsidRPr="00E17A19">
        <w:t>va autora</w:t>
      </w:r>
      <w:r w:rsidR="002F38CA">
        <w:t>:</w:t>
      </w:r>
      <w:r w:rsidR="002F38CA">
        <w:tab/>
      </w:r>
      <w:r w:rsidR="00B700AF">
        <w:tab/>
      </w:r>
      <w:r w:rsidR="00DE6C61" w:rsidRPr="002F38CA">
        <w:rPr>
          <w:color w:val="2E74B5" w:themeColor="accent1" w:themeShade="BF"/>
        </w:rPr>
        <w:t xml:space="preserve">Jones i </w:t>
      </w:r>
      <w:proofErr w:type="spellStart"/>
      <w:r w:rsidR="00DE6C61" w:rsidRPr="002F38CA">
        <w:rPr>
          <w:color w:val="2E74B5" w:themeColor="accent1" w:themeShade="BF"/>
        </w:rPr>
        <w:t>Collymore</w:t>
      </w:r>
      <w:proofErr w:type="spellEnd"/>
      <w:r w:rsidR="00DE6C61" w:rsidRPr="002F38CA">
        <w:rPr>
          <w:color w:val="2E74B5" w:themeColor="accent1" w:themeShade="BF"/>
        </w:rPr>
        <w:t xml:space="preserve"> (1994)</w:t>
      </w:r>
      <w:r w:rsidR="00FE6836" w:rsidRPr="002F38CA">
        <w:rPr>
          <w:color w:val="2E74B5" w:themeColor="accent1" w:themeShade="BF"/>
        </w:rPr>
        <w:t xml:space="preserve"> </w:t>
      </w:r>
      <w:r w:rsidR="00E17A19" w:rsidRPr="002F38CA">
        <w:rPr>
          <w:color w:val="2E74B5" w:themeColor="accent1" w:themeShade="BF"/>
        </w:rPr>
        <w:t>istražuju utjecaj</w:t>
      </w:r>
      <w:r w:rsidR="00FE6836" w:rsidRPr="002F38CA">
        <w:rPr>
          <w:color w:val="2E74B5" w:themeColor="accent1" w:themeShade="BF"/>
        </w:rPr>
        <w:t>…</w:t>
      </w:r>
      <w:r>
        <w:rPr>
          <w:color w:val="2E74B5" w:themeColor="accent1" w:themeShade="BF"/>
        </w:rPr>
        <w:t xml:space="preserve"> ,</w:t>
      </w:r>
    </w:p>
    <w:p w14:paraId="0E52F8C4" w14:textId="40480B6E" w:rsidR="00DE6C61" w:rsidRDefault="001F0F87" w:rsidP="00B700AF">
      <w:pPr>
        <w:ind w:left="349" w:hanging="349"/>
        <w:rPr>
          <w:color w:val="2E74B5" w:themeColor="accent1" w:themeShade="BF"/>
        </w:rPr>
      </w:pPr>
      <w:r>
        <w:t>v</w:t>
      </w:r>
      <w:r w:rsidR="00DE6C61" w:rsidRPr="00E17A19">
        <w:t>iše autora</w:t>
      </w:r>
      <w:r w:rsidR="002F38CA">
        <w:t>:</w:t>
      </w:r>
      <w:r w:rsidR="002F38CA">
        <w:tab/>
      </w:r>
      <w:r>
        <w:tab/>
      </w:r>
      <w:r w:rsidR="002F38CA" w:rsidRPr="002F38CA">
        <w:rPr>
          <w:color w:val="2E74B5" w:themeColor="accent1" w:themeShade="BF"/>
        </w:rPr>
        <w:t>P</w:t>
      </w:r>
      <w:r w:rsidR="00DE6C61" w:rsidRPr="002F38CA">
        <w:rPr>
          <w:color w:val="2E74B5" w:themeColor="accent1" w:themeShade="BF"/>
        </w:rPr>
        <w:t>ark i dr. (2003)</w:t>
      </w:r>
      <w:ins w:id="20" w:author="Zoran Kovač" w:date="2022-04-20T13:26:00Z">
        <w:r w:rsidR="00743677">
          <w:rPr>
            <w:color w:val="2E74B5" w:themeColor="accent1" w:themeShade="BF"/>
          </w:rPr>
          <w:t xml:space="preserve"> ili Park </w:t>
        </w:r>
        <w:proofErr w:type="spellStart"/>
        <w:r w:rsidR="00743677">
          <w:rPr>
            <w:color w:val="2E74B5" w:themeColor="accent1" w:themeShade="BF"/>
          </w:rPr>
          <w:t>et</w:t>
        </w:r>
        <w:proofErr w:type="spellEnd"/>
        <w:r w:rsidR="00743677">
          <w:rPr>
            <w:color w:val="2E74B5" w:themeColor="accent1" w:themeShade="BF"/>
          </w:rPr>
          <w:t xml:space="preserve"> </w:t>
        </w:r>
        <w:proofErr w:type="spellStart"/>
        <w:r w:rsidR="00743677">
          <w:rPr>
            <w:color w:val="2E74B5" w:themeColor="accent1" w:themeShade="BF"/>
          </w:rPr>
          <w:t>al</w:t>
        </w:r>
        <w:proofErr w:type="spellEnd"/>
        <w:r w:rsidR="00743677">
          <w:rPr>
            <w:color w:val="2E74B5" w:themeColor="accent1" w:themeShade="BF"/>
          </w:rPr>
          <w:t>. (2003)</w:t>
        </w:r>
      </w:ins>
      <w:r w:rsidR="00C05118" w:rsidRPr="002F38CA">
        <w:rPr>
          <w:color w:val="2E74B5" w:themeColor="accent1" w:themeShade="BF"/>
        </w:rPr>
        <w:t xml:space="preserve"> </w:t>
      </w:r>
      <w:r w:rsidR="00E17A19" w:rsidRPr="002F38CA">
        <w:rPr>
          <w:color w:val="2E74B5" w:themeColor="accent1" w:themeShade="BF"/>
        </w:rPr>
        <w:t xml:space="preserve">u svome radu </w:t>
      </w:r>
      <w:r w:rsidR="00C05118" w:rsidRPr="002F38CA">
        <w:rPr>
          <w:color w:val="2E74B5" w:themeColor="accent1" w:themeShade="BF"/>
        </w:rPr>
        <w:t>raspravljaju…</w:t>
      </w:r>
      <w:r>
        <w:rPr>
          <w:color w:val="2E74B5" w:themeColor="accent1" w:themeShade="BF"/>
        </w:rPr>
        <w:t>.</w:t>
      </w:r>
    </w:p>
    <w:p w14:paraId="528104F8" w14:textId="61D81C84" w:rsidR="00DE6C61" w:rsidRPr="009A1205" w:rsidRDefault="00DE6C61" w:rsidP="00DE6C61">
      <w:r w:rsidRPr="00EE7CD1">
        <w:rPr>
          <w:b/>
          <w:u w:val="single"/>
        </w:rPr>
        <w:t>Ako citat nema prirodni sli</w:t>
      </w:r>
      <w:r w:rsidR="00E17A19" w:rsidRPr="00EE7CD1">
        <w:rPr>
          <w:b/>
          <w:u w:val="single"/>
        </w:rPr>
        <w:t>jed u rečenici</w:t>
      </w:r>
      <w:r w:rsidR="009A1205">
        <w:t xml:space="preserve"> navode se autor i godina u zagradi, npr.</w:t>
      </w:r>
      <w:r w:rsidR="004046E8">
        <w:t>:</w:t>
      </w:r>
    </w:p>
    <w:p w14:paraId="3AA87CA7" w14:textId="7A6FA1B0" w:rsidR="00DE6C61" w:rsidRPr="002F38CA" w:rsidRDefault="001F0F87" w:rsidP="00B700AF">
      <w:pPr>
        <w:ind w:left="284" w:hanging="284"/>
        <w:rPr>
          <w:color w:val="2E74B5" w:themeColor="accent1" w:themeShade="BF"/>
        </w:rPr>
      </w:pPr>
      <w:r>
        <w:t>j</w:t>
      </w:r>
      <w:r w:rsidR="00DE6C61" w:rsidRPr="00E17A19">
        <w:t>edan autor</w:t>
      </w:r>
      <w:r w:rsidR="00E17A19" w:rsidRPr="00E17A19">
        <w:t>:</w:t>
      </w:r>
      <w:r w:rsidR="00B700AF">
        <w:tab/>
      </w:r>
      <w:r w:rsidR="00AE123A" w:rsidRPr="002F38CA">
        <w:rPr>
          <w:color w:val="2E74B5" w:themeColor="accent1" w:themeShade="BF"/>
        </w:rPr>
        <w:t xml:space="preserve">Studenti imaju poteškoća koristeći APA stil </w:t>
      </w:r>
      <w:r w:rsidR="00DE6C61" w:rsidRPr="002F38CA">
        <w:rPr>
          <w:color w:val="2E74B5" w:themeColor="accent1" w:themeShade="BF"/>
        </w:rPr>
        <w:t>(Jones, 1998)</w:t>
      </w:r>
      <w:r w:rsidR="00F2449B">
        <w:rPr>
          <w:color w:val="2E74B5" w:themeColor="accent1" w:themeShade="BF"/>
        </w:rPr>
        <w:t>…,</w:t>
      </w:r>
    </w:p>
    <w:p w14:paraId="71FF98AC" w14:textId="7246C527" w:rsidR="00DE6C61" w:rsidRPr="002F38CA" w:rsidRDefault="001F0F87" w:rsidP="00B700AF">
      <w:pPr>
        <w:ind w:left="284" w:hanging="284"/>
        <w:rPr>
          <w:color w:val="2E74B5" w:themeColor="accent1" w:themeShade="BF"/>
        </w:rPr>
      </w:pPr>
      <w:r>
        <w:t>d</w:t>
      </w:r>
      <w:r w:rsidR="00DE6C61" w:rsidRPr="00E17A19">
        <w:t>va autora</w:t>
      </w:r>
      <w:r w:rsidR="00E17A19" w:rsidRPr="00E17A19">
        <w:t>:</w:t>
      </w:r>
      <w:r w:rsidR="00DE6C61" w:rsidRPr="00E17A19">
        <w:t xml:space="preserve"> </w:t>
      </w:r>
      <w:r w:rsidR="00B14ED6">
        <w:tab/>
      </w:r>
      <w:r w:rsidR="00B700AF">
        <w:tab/>
      </w:r>
      <w:r w:rsidR="00DE6C61" w:rsidRPr="002F38CA">
        <w:rPr>
          <w:color w:val="2E74B5" w:themeColor="accent1" w:themeShade="BF"/>
        </w:rPr>
        <w:t>(</w:t>
      </w:r>
      <w:proofErr w:type="spellStart"/>
      <w:r w:rsidR="00DE6C61" w:rsidRPr="002F38CA">
        <w:rPr>
          <w:color w:val="2E74B5" w:themeColor="accent1" w:themeShade="BF"/>
        </w:rPr>
        <w:t>Dalglish</w:t>
      </w:r>
      <w:proofErr w:type="spellEnd"/>
      <w:r w:rsidR="00DE6C61" w:rsidRPr="002F38CA">
        <w:rPr>
          <w:color w:val="2E74B5" w:themeColor="accent1" w:themeShade="BF"/>
        </w:rPr>
        <w:t xml:space="preserve"> i Rush, 1983)</w:t>
      </w:r>
      <w:r w:rsidR="009A6E94">
        <w:rPr>
          <w:color w:val="2E74B5" w:themeColor="accent1" w:themeShade="BF"/>
        </w:rPr>
        <w:t>,</w:t>
      </w:r>
    </w:p>
    <w:p w14:paraId="6ECA84FF" w14:textId="212EB30C" w:rsidR="00DE6C61" w:rsidRDefault="001F0F87" w:rsidP="00B700AF">
      <w:pPr>
        <w:ind w:left="284" w:hanging="284"/>
        <w:rPr>
          <w:color w:val="2E74B5" w:themeColor="accent1" w:themeShade="BF"/>
        </w:rPr>
      </w:pPr>
      <w:r>
        <w:t>v</w:t>
      </w:r>
      <w:r w:rsidR="002F38CA">
        <w:t>i</w:t>
      </w:r>
      <w:r w:rsidR="00DE6C61" w:rsidRPr="00E17A19">
        <w:t>še autora</w:t>
      </w:r>
      <w:r w:rsidR="00E17A19" w:rsidRPr="00E17A19">
        <w:t>:</w:t>
      </w:r>
      <w:r w:rsidR="00DE6C61" w:rsidRPr="00E17A19">
        <w:t xml:space="preserve"> </w:t>
      </w:r>
      <w:r w:rsidR="002F38CA">
        <w:tab/>
      </w:r>
      <w:r w:rsidR="00DE6C61" w:rsidRPr="002F38CA">
        <w:rPr>
          <w:color w:val="2E74B5" w:themeColor="accent1" w:themeShade="BF"/>
        </w:rPr>
        <w:t>(</w:t>
      </w:r>
      <w:proofErr w:type="spellStart"/>
      <w:r w:rsidR="00DE6C61" w:rsidRPr="002F38CA">
        <w:rPr>
          <w:color w:val="2E74B5" w:themeColor="accent1" w:themeShade="BF"/>
        </w:rPr>
        <w:t>Dalglish</w:t>
      </w:r>
      <w:proofErr w:type="spellEnd"/>
      <w:r w:rsidR="00DE6C61" w:rsidRPr="002F38CA">
        <w:rPr>
          <w:color w:val="2E74B5" w:themeColor="accent1" w:themeShade="BF"/>
        </w:rPr>
        <w:t xml:space="preserve"> i dr., 1983</w:t>
      </w:r>
      <w:ins w:id="21" w:author="Zoran Kovač" w:date="2022-04-20T13:26:00Z">
        <w:r w:rsidR="00743677">
          <w:rPr>
            <w:color w:val="2E74B5" w:themeColor="accent1" w:themeShade="BF"/>
          </w:rPr>
          <w:t xml:space="preserve"> ili </w:t>
        </w:r>
        <w:proofErr w:type="spellStart"/>
        <w:r w:rsidR="00743677">
          <w:rPr>
            <w:color w:val="2E74B5" w:themeColor="accent1" w:themeShade="BF"/>
          </w:rPr>
          <w:t>Dalglish</w:t>
        </w:r>
        <w:proofErr w:type="spellEnd"/>
        <w:r w:rsidR="00743677">
          <w:rPr>
            <w:color w:val="2E74B5" w:themeColor="accent1" w:themeShade="BF"/>
          </w:rPr>
          <w:t xml:space="preserve"> </w:t>
        </w:r>
        <w:proofErr w:type="spellStart"/>
        <w:r w:rsidR="00743677">
          <w:rPr>
            <w:color w:val="2E74B5" w:themeColor="accent1" w:themeShade="BF"/>
          </w:rPr>
          <w:t>et</w:t>
        </w:r>
        <w:proofErr w:type="spellEnd"/>
        <w:r w:rsidR="00743677">
          <w:rPr>
            <w:color w:val="2E74B5" w:themeColor="accent1" w:themeShade="BF"/>
          </w:rPr>
          <w:t xml:space="preserve"> </w:t>
        </w:r>
        <w:proofErr w:type="spellStart"/>
        <w:r w:rsidR="00743677">
          <w:rPr>
            <w:color w:val="2E74B5" w:themeColor="accent1" w:themeShade="BF"/>
          </w:rPr>
          <w:t>al</w:t>
        </w:r>
        <w:proofErr w:type="spellEnd"/>
        <w:r w:rsidR="00743677">
          <w:rPr>
            <w:color w:val="2E74B5" w:themeColor="accent1" w:themeShade="BF"/>
          </w:rPr>
          <w:t>., 1983</w:t>
        </w:r>
      </w:ins>
      <w:r w:rsidR="00DE6C61" w:rsidRPr="002F38CA">
        <w:rPr>
          <w:color w:val="2E74B5" w:themeColor="accent1" w:themeShade="BF"/>
        </w:rPr>
        <w:t>)</w:t>
      </w:r>
      <w:r w:rsidR="009A6E94">
        <w:rPr>
          <w:color w:val="2E74B5" w:themeColor="accent1" w:themeShade="BF"/>
        </w:rPr>
        <w:t>.</w:t>
      </w:r>
    </w:p>
    <w:p w14:paraId="7626B6D8" w14:textId="34524D1F" w:rsidR="005E0A1F" w:rsidRDefault="005E0A1F" w:rsidP="005E0A1F">
      <w:r w:rsidRPr="00EE7CD1">
        <w:rPr>
          <w:b/>
          <w:u w:val="single"/>
        </w:rPr>
        <w:t>Doslovno citiranje nekog rada</w:t>
      </w:r>
      <w:r w:rsidR="009A1205">
        <w:t xml:space="preserve"> postavlja se unutar </w:t>
      </w:r>
      <w:proofErr w:type="spellStart"/>
      <w:r w:rsidR="009A1205">
        <w:t>navodih</w:t>
      </w:r>
      <w:proofErr w:type="spellEnd"/>
      <w:r w:rsidR="009A1205">
        <w:t xml:space="preserve"> znakova</w:t>
      </w:r>
      <w:r w:rsidR="004046E8">
        <w:t xml:space="preserve"> i kosog</w:t>
      </w:r>
      <w:r w:rsidR="00A420C9">
        <w:t xml:space="preserve"> je</w:t>
      </w:r>
      <w:r w:rsidR="004046E8">
        <w:t xml:space="preserve"> fonta</w:t>
      </w:r>
      <w:r w:rsidR="009A1205">
        <w:t>, a iza navoda slijedi broj stranice</w:t>
      </w:r>
      <w:r w:rsidR="004046E8">
        <w:t xml:space="preserve"> s koje je navod preuzet</w:t>
      </w:r>
      <w:r w:rsidR="009A1205">
        <w:t>, npr.</w:t>
      </w:r>
      <w:r w:rsidR="004046E8">
        <w:t>:</w:t>
      </w:r>
    </w:p>
    <w:p w14:paraId="1EE68DB4" w14:textId="77777777" w:rsidR="002729AB" w:rsidRDefault="002729AB" w:rsidP="00FC0A59">
      <w:pPr>
        <w:ind w:left="1420" w:firstLine="0"/>
        <w:rPr>
          <w:color w:val="2E74B5" w:themeColor="accent1" w:themeShade="BF"/>
        </w:rPr>
      </w:pPr>
      <w:r w:rsidRPr="002F38CA">
        <w:rPr>
          <w:color w:val="2E74B5" w:themeColor="accent1" w:themeShade="BF"/>
        </w:rPr>
        <w:t>"</w:t>
      </w:r>
      <w:proofErr w:type="spellStart"/>
      <w:r w:rsidRPr="002F38CA">
        <w:rPr>
          <w:i/>
          <w:color w:val="2E74B5" w:themeColor="accent1" w:themeShade="BF"/>
        </w:rPr>
        <w:t>Students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often</w:t>
      </w:r>
      <w:proofErr w:type="spellEnd"/>
      <w:r w:rsidRPr="002F38CA">
        <w:rPr>
          <w:i/>
          <w:color w:val="2E74B5" w:themeColor="accent1" w:themeShade="BF"/>
        </w:rPr>
        <w:t xml:space="preserve"> had </w:t>
      </w:r>
      <w:proofErr w:type="spellStart"/>
      <w:r w:rsidRPr="002F38CA">
        <w:rPr>
          <w:i/>
          <w:color w:val="2E74B5" w:themeColor="accent1" w:themeShade="BF"/>
        </w:rPr>
        <w:t>difficulty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using</w:t>
      </w:r>
      <w:proofErr w:type="spellEnd"/>
      <w:r w:rsidRPr="002F38CA">
        <w:rPr>
          <w:i/>
          <w:color w:val="2E74B5" w:themeColor="accent1" w:themeShade="BF"/>
        </w:rPr>
        <w:t xml:space="preserve"> APA </w:t>
      </w:r>
      <w:proofErr w:type="spellStart"/>
      <w:r w:rsidRPr="002F38CA">
        <w:rPr>
          <w:i/>
          <w:color w:val="2E74B5" w:themeColor="accent1" w:themeShade="BF"/>
        </w:rPr>
        <w:t>style</w:t>
      </w:r>
      <w:proofErr w:type="spellEnd"/>
      <w:r w:rsidRPr="002F38CA">
        <w:rPr>
          <w:i/>
          <w:color w:val="2E74B5" w:themeColor="accent1" w:themeShade="BF"/>
        </w:rPr>
        <w:t xml:space="preserve">, </w:t>
      </w:r>
      <w:proofErr w:type="spellStart"/>
      <w:r w:rsidRPr="002F38CA">
        <w:rPr>
          <w:i/>
          <w:color w:val="2E74B5" w:themeColor="accent1" w:themeShade="BF"/>
        </w:rPr>
        <w:t>especially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when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it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was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their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first</w:t>
      </w:r>
      <w:proofErr w:type="spellEnd"/>
      <w:r w:rsidRPr="002F38CA">
        <w:rPr>
          <w:i/>
          <w:color w:val="2E74B5" w:themeColor="accent1" w:themeShade="BF"/>
        </w:rPr>
        <w:t xml:space="preserve"> time</w:t>
      </w:r>
      <w:r w:rsidRPr="002F38CA">
        <w:rPr>
          <w:color w:val="2E74B5" w:themeColor="accent1" w:themeShade="BF"/>
        </w:rPr>
        <w:t>" (Jones, 1998, p. 199)</w:t>
      </w:r>
      <w:r>
        <w:rPr>
          <w:color w:val="2E74B5" w:themeColor="accent1" w:themeShade="BF"/>
        </w:rPr>
        <w:t>.</w:t>
      </w:r>
    </w:p>
    <w:p w14:paraId="09D80451" w14:textId="020C5FB0" w:rsidR="009A1205" w:rsidRPr="009A1205" w:rsidRDefault="009A1205" w:rsidP="00B700AF">
      <w:pPr>
        <w:ind w:firstLine="0"/>
      </w:pPr>
      <w:r>
        <w:t>ili</w:t>
      </w:r>
      <w:r w:rsidR="002729AB">
        <w:t xml:space="preserve"> prirodnim slijedom:</w:t>
      </w:r>
    </w:p>
    <w:p w14:paraId="1C107EAA" w14:textId="77777777" w:rsidR="002729AB" w:rsidRDefault="002729AB" w:rsidP="00FC0A59">
      <w:pPr>
        <w:ind w:left="1420" w:firstLine="0"/>
      </w:pPr>
      <w:proofErr w:type="spellStart"/>
      <w:r w:rsidRPr="002F38CA">
        <w:rPr>
          <w:color w:val="2E74B5" w:themeColor="accent1" w:themeShade="BF"/>
        </w:rPr>
        <w:t>According</w:t>
      </w:r>
      <w:proofErr w:type="spellEnd"/>
      <w:r w:rsidRPr="002F38CA">
        <w:rPr>
          <w:color w:val="2E74B5" w:themeColor="accent1" w:themeShade="BF"/>
        </w:rPr>
        <w:t xml:space="preserve"> to Jones (1998), "</w:t>
      </w:r>
      <w:proofErr w:type="spellStart"/>
      <w:r w:rsidRPr="002F38CA">
        <w:rPr>
          <w:i/>
          <w:color w:val="2E74B5" w:themeColor="accent1" w:themeShade="BF"/>
        </w:rPr>
        <w:t>Students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often</w:t>
      </w:r>
      <w:proofErr w:type="spellEnd"/>
      <w:r w:rsidRPr="002F38CA">
        <w:rPr>
          <w:i/>
          <w:color w:val="2E74B5" w:themeColor="accent1" w:themeShade="BF"/>
        </w:rPr>
        <w:t xml:space="preserve"> had </w:t>
      </w:r>
      <w:proofErr w:type="spellStart"/>
      <w:r w:rsidRPr="002F38CA">
        <w:rPr>
          <w:i/>
          <w:color w:val="2E74B5" w:themeColor="accent1" w:themeShade="BF"/>
        </w:rPr>
        <w:t>difficulty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using</w:t>
      </w:r>
      <w:proofErr w:type="spellEnd"/>
      <w:r w:rsidRPr="002F38CA">
        <w:rPr>
          <w:i/>
          <w:color w:val="2E74B5" w:themeColor="accent1" w:themeShade="BF"/>
        </w:rPr>
        <w:t xml:space="preserve"> APA </w:t>
      </w:r>
      <w:proofErr w:type="spellStart"/>
      <w:r w:rsidRPr="002F38CA">
        <w:rPr>
          <w:i/>
          <w:color w:val="2E74B5" w:themeColor="accent1" w:themeShade="BF"/>
        </w:rPr>
        <w:t>style</w:t>
      </w:r>
      <w:proofErr w:type="spellEnd"/>
      <w:r w:rsidRPr="002F38CA">
        <w:rPr>
          <w:i/>
          <w:color w:val="2E74B5" w:themeColor="accent1" w:themeShade="BF"/>
        </w:rPr>
        <w:t xml:space="preserve">, </w:t>
      </w:r>
      <w:proofErr w:type="spellStart"/>
      <w:r w:rsidRPr="002F38CA">
        <w:rPr>
          <w:i/>
          <w:color w:val="2E74B5" w:themeColor="accent1" w:themeShade="BF"/>
        </w:rPr>
        <w:t>especially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when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it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was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their</w:t>
      </w:r>
      <w:proofErr w:type="spellEnd"/>
      <w:r w:rsidRPr="002F38CA">
        <w:rPr>
          <w:i/>
          <w:color w:val="2E74B5" w:themeColor="accent1" w:themeShade="BF"/>
        </w:rPr>
        <w:t xml:space="preserve"> </w:t>
      </w:r>
      <w:proofErr w:type="spellStart"/>
      <w:r w:rsidRPr="002F38CA">
        <w:rPr>
          <w:i/>
          <w:color w:val="2E74B5" w:themeColor="accent1" w:themeShade="BF"/>
        </w:rPr>
        <w:t>first</w:t>
      </w:r>
      <w:proofErr w:type="spellEnd"/>
      <w:r w:rsidRPr="002F38CA">
        <w:rPr>
          <w:i/>
          <w:color w:val="2E74B5" w:themeColor="accent1" w:themeShade="BF"/>
        </w:rPr>
        <w:t xml:space="preserve"> time</w:t>
      </w:r>
      <w:r>
        <w:rPr>
          <w:color w:val="2E74B5" w:themeColor="accent1" w:themeShade="BF"/>
        </w:rPr>
        <w:t>" (p. 199),</w:t>
      </w:r>
    </w:p>
    <w:p w14:paraId="4202F0E3" w14:textId="753AC074" w:rsidR="004046E8" w:rsidRPr="00EE7CD1" w:rsidRDefault="004046E8" w:rsidP="004046E8">
      <w:pPr>
        <w:rPr>
          <w:u w:val="single"/>
        </w:rPr>
      </w:pPr>
      <w:r w:rsidRPr="00EE7CD1">
        <w:rPr>
          <w:b/>
          <w:u w:val="single"/>
        </w:rPr>
        <w:t xml:space="preserve">Organizacija </w:t>
      </w:r>
      <w:r w:rsidR="009217A5" w:rsidRPr="00EE7CD1">
        <w:rPr>
          <w:b/>
          <w:u w:val="single"/>
        </w:rPr>
        <w:t>kao autor</w:t>
      </w:r>
      <w:r w:rsidR="00CE7F8B">
        <w:rPr>
          <w:b/>
          <w:u w:val="single"/>
        </w:rPr>
        <w:t>.</w:t>
      </w:r>
      <w:r w:rsidR="00CE7F8B">
        <w:t xml:space="preserve"> Često se dokumenti izrađuju pod okriljem organizacija, tako da su individualni autori nepoznati. Organizacije se navode punim nazivom, </w:t>
      </w:r>
      <w:proofErr w:type="spellStart"/>
      <w:r w:rsidR="00CE7F8B">
        <w:t>npr</w:t>
      </w:r>
      <w:proofErr w:type="spellEnd"/>
      <w:r w:rsidR="00CE7F8B">
        <w:t>:</w:t>
      </w:r>
    </w:p>
    <w:p w14:paraId="05E017C0" w14:textId="12773E77" w:rsidR="004046E8" w:rsidRPr="00EE7CD1" w:rsidRDefault="004046E8" w:rsidP="00FC0A59">
      <w:pPr>
        <w:ind w:left="1420" w:firstLine="0"/>
      </w:pPr>
      <w:proofErr w:type="spellStart"/>
      <w:r w:rsidRPr="002F38CA">
        <w:rPr>
          <w:color w:val="2E74B5" w:themeColor="accent1" w:themeShade="BF"/>
        </w:rPr>
        <w:t>The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purpose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of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the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style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was</w:t>
      </w:r>
      <w:proofErr w:type="spellEnd"/>
      <w:r w:rsidRPr="002F38CA">
        <w:rPr>
          <w:color w:val="2E74B5" w:themeColor="accent1" w:themeShade="BF"/>
        </w:rPr>
        <w:t xml:space="preserve"> to </w:t>
      </w:r>
      <w:proofErr w:type="spellStart"/>
      <w:r w:rsidRPr="002F38CA">
        <w:rPr>
          <w:color w:val="2E74B5" w:themeColor="accent1" w:themeShade="BF"/>
        </w:rPr>
        <w:t>give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clarity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and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simplicity</w:t>
      </w:r>
      <w:proofErr w:type="spellEnd"/>
      <w:r w:rsidRPr="002F38CA">
        <w:rPr>
          <w:color w:val="2E74B5" w:themeColor="accent1" w:themeShade="BF"/>
        </w:rPr>
        <w:t xml:space="preserve"> to </w:t>
      </w:r>
      <w:proofErr w:type="spellStart"/>
      <w:r w:rsidRPr="002F38CA">
        <w:rPr>
          <w:color w:val="2E74B5" w:themeColor="accent1" w:themeShade="BF"/>
        </w:rPr>
        <w:t>the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writing</w:t>
      </w:r>
      <w:proofErr w:type="spellEnd"/>
      <w:r w:rsidRPr="002F38CA">
        <w:rPr>
          <w:color w:val="2E74B5" w:themeColor="accent1" w:themeShade="BF"/>
        </w:rPr>
        <w:t xml:space="preserve"> (American </w:t>
      </w:r>
      <w:proofErr w:type="spellStart"/>
      <w:r w:rsidRPr="002F38CA">
        <w:rPr>
          <w:color w:val="2E74B5" w:themeColor="accent1" w:themeShade="BF"/>
        </w:rPr>
        <w:t>Psychological</w:t>
      </w:r>
      <w:proofErr w:type="spellEnd"/>
      <w:r w:rsidRPr="002F38CA">
        <w:rPr>
          <w:color w:val="2E74B5" w:themeColor="accent1" w:themeShade="BF"/>
        </w:rPr>
        <w:t xml:space="preserve"> </w:t>
      </w:r>
      <w:proofErr w:type="spellStart"/>
      <w:r w:rsidRPr="002F38CA">
        <w:rPr>
          <w:color w:val="2E74B5" w:themeColor="accent1" w:themeShade="BF"/>
        </w:rPr>
        <w:t>Associa</w:t>
      </w:r>
      <w:r w:rsidR="009A6E94">
        <w:rPr>
          <w:color w:val="2E74B5" w:themeColor="accent1" w:themeShade="BF"/>
        </w:rPr>
        <w:t>tion</w:t>
      </w:r>
      <w:proofErr w:type="spellEnd"/>
      <w:r w:rsidR="009A6E94">
        <w:rPr>
          <w:color w:val="2E74B5" w:themeColor="accent1" w:themeShade="BF"/>
        </w:rPr>
        <w:t>, 2000),</w:t>
      </w:r>
    </w:p>
    <w:p w14:paraId="56297C57" w14:textId="0AD5EC39" w:rsidR="004046E8" w:rsidRPr="00EE7CD1" w:rsidRDefault="003956BE" w:rsidP="009E3AF8">
      <w:pPr>
        <w:ind w:firstLine="0"/>
      </w:pPr>
      <w:r>
        <w:t xml:space="preserve">a </w:t>
      </w:r>
      <w:r w:rsidR="009E3AF8">
        <w:t>u slučaju ponavljanja</w:t>
      </w:r>
      <w:r w:rsidR="00CE7F8B">
        <w:t xml:space="preserve"> citata istog izvora koriste se kratice, </w:t>
      </w:r>
      <w:proofErr w:type="spellStart"/>
      <w:r w:rsidR="00CE7F8B">
        <w:t>npr</w:t>
      </w:r>
      <w:proofErr w:type="spellEnd"/>
      <w:r w:rsidR="00CE7F8B">
        <w:t>:</w:t>
      </w:r>
    </w:p>
    <w:p w14:paraId="15EB6A56" w14:textId="49C18DA7" w:rsidR="004046E8" w:rsidRPr="00EE7CD1" w:rsidRDefault="001F0F87" w:rsidP="00B700AF">
      <w:pPr>
        <w:ind w:firstLine="0"/>
      </w:pPr>
      <w:r>
        <w:t>p</w:t>
      </w:r>
      <w:r w:rsidR="004046E8" w:rsidRPr="00EE7CD1">
        <w:t xml:space="preserve">rvi citat: </w:t>
      </w:r>
      <w:r w:rsidR="00074FD8" w:rsidRPr="00EE7CD1">
        <w:tab/>
      </w:r>
      <w:r w:rsidR="00074FD8" w:rsidRPr="00EE7CD1">
        <w:tab/>
      </w:r>
      <w:proofErr w:type="spellStart"/>
      <w:r w:rsidR="00EE7CD1" w:rsidRPr="002F38CA">
        <w:rPr>
          <w:color w:val="2E74B5" w:themeColor="accent1" w:themeShade="BF"/>
        </w:rPr>
        <w:t>The</w:t>
      </w:r>
      <w:proofErr w:type="spellEnd"/>
      <w:r w:rsidR="00EE7CD1" w:rsidRPr="002F38CA">
        <w:rPr>
          <w:color w:val="2E74B5" w:themeColor="accent1" w:themeShade="BF"/>
        </w:rPr>
        <w:t xml:space="preserve"> </w:t>
      </w:r>
      <w:proofErr w:type="spellStart"/>
      <w:r w:rsidR="00EE7CD1" w:rsidRPr="002F38CA">
        <w:rPr>
          <w:color w:val="2E74B5" w:themeColor="accent1" w:themeShade="BF"/>
        </w:rPr>
        <w:t>purpose</w:t>
      </w:r>
      <w:proofErr w:type="spellEnd"/>
      <w:r w:rsidR="00EE7CD1" w:rsidRPr="002F38CA">
        <w:rPr>
          <w:color w:val="2E74B5" w:themeColor="accent1" w:themeShade="BF"/>
        </w:rPr>
        <w:t xml:space="preserve">… </w:t>
      </w:r>
      <w:r w:rsidR="004046E8" w:rsidRPr="002F38CA">
        <w:rPr>
          <w:color w:val="2E74B5" w:themeColor="accent1" w:themeShade="BF"/>
        </w:rPr>
        <w:t>(</w:t>
      </w:r>
      <w:r w:rsidR="00EE7CD1" w:rsidRPr="002F38CA">
        <w:rPr>
          <w:color w:val="2E74B5" w:themeColor="accent1" w:themeShade="BF"/>
        </w:rPr>
        <w:t xml:space="preserve">American </w:t>
      </w:r>
      <w:proofErr w:type="spellStart"/>
      <w:r w:rsidR="00EE7CD1" w:rsidRPr="002F38CA">
        <w:rPr>
          <w:color w:val="2E74B5" w:themeColor="accent1" w:themeShade="BF"/>
        </w:rPr>
        <w:t>Psychological</w:t>
      </w:r>
      <w:proofErr w:type="spellEnd"/>
      <w:r w:rsidR="00EE7CD1" w:rsidRPr="002F38CA">
        <w:rPr>
          <w:color w:val="2E74B5" w:themeColor="accent1" w:themeShade="BF"/>
        </w:rPr>
        <w:t xml:space="preserve"> </w:t>
      </w:r>
      <w:proofErr w:type="spellStart"/>
      <w:r w:rsidR="00EE7CD1" w:rsidRPr="002F38CA">
        <w:rPr>
          <w:color w:val="2E74B5" w:themeColor="accent1" w:themeShade="BF"/>
        </w:rPr>
        <w:t>Association</w:t>
      </w:r>
      <w:proofErr w:type="spellEnd"/>
      <w:r w:rsidR="004046E8" w:rsidRPr="002F38CA">
        <w:rPr>
          <w:color w:val="2E74B5" w:themeColor="accent1" w:themeShade="BF"/>
        </w:rPr>
        <w:t xml:space="preserve"> [</w:t>
      </w:r>
      <w:r w:rsidR="00EE7CD1" w:rsidRPr="002F38CA">
        <w:rPr>
          <w:color w:val="2E74B5" w:themeColor="accent1" w:themeShade="BF"/>
        </w:rPr>
        <w:t>APA</w:t>
      </w:r>
      <w:r w:rsidR="009A6E94">
        <w:rPr>
          <w:color w:val="2E74B5" w:themeColor="accent1" w:themeShade="BF"/>
        </w:rPr>
        <w:t>], 2000),</w:t>
      </w:r>
    </w:p>
    <w:p w14:paraId="035B35A5" w14:textId="4C987BB9" w:rsidR="004046E8" w:rsidRDefault="001F0F87" w:rsidP="00B700AF">
      <w:pPr>
        <w:ind w:left="284" w:hanging="284"/>
        <w:rPr>
          <w:color w:val="2E74B5" w:themeColor="accent1" w:themeShade="BF"/>
        </w:rPr>
      </w:pPr>
      <w:r>
        <w:t>s</w:t>
      </w:r>
      <w:r w:rsidR="004046E8" w:rsidRPr="00EE7CD1">
        <w:t xml:space="preserve">ljedeći citati: </w:t>
      </w:r>
      <w:r>
        <w:tab/>
      </w:r>
      <w:proofErr w:type="spellStart"/>
      <w:r w:rsidR="00EE7CD1" w:rsidRPr="002F38CA">
        <w:rPr>
          <w:color w:val="2E74B5" w:themeColor="accent1" w:themeShade="BF"/>
        </w:rPr>
        <w:t>Style</w:t>
      </w:r>
      <w:proofErr w:type="spellEnd"/>
      <w:r w:rsidR="00EE7CD1" w:rsidRPr="002F38CA">
        <w:rPr>
          <w:color w:val="2E74B5" w:themeColor="accent1" w:themeShade="BF"/>
        </w:rPr>
        <w:t xml:space="preserve"> </w:t>
      </w:r>
      <w:proofErr w:type="spellStart"/>
      <w:r w:rsidR="00EE7CD1" w:rsidRPr="002F38CA">
        <w:rPr>
          <w:color w:val="2E74B5" w:themeColor="accent1" w:themeShade="BF"/>
        </w:rPr>
        <w:t>is</w:t>
      </w:r>
      <w:proofErr w:type="spellEnd"/>
      <w:r w:rsidR="00EE7CD1" w:rsidRPr="002F38CA">
        <w:rPr>
          <w:color w:val="2E74B5" w:themeColor="accent1" w:themeShade="BF"/>
        </w:rPr>
        <w:t xml:space="preserve">… </w:t>
      </w:r>
      <w:r w:rsidR="004046E8" w:rsidRPr="002F38CA">
        <w:rPr>
          <w:color w:val="2E74B5" w:themeColor="accent1" w:themeShade="BF"/>
        </w:rPr>
        <w:t>(</w:t>
      </w:r>
      <w:r w:rsidR="00EE7CD1" w:rsidRPr="002F38CA">
        <w:rPr>
          <w:color w:val="2E74B5" w:themeColor="accent1" w:themeShade="BF"/>
        </w:rPr>
        <w:t>APA</w:t>
      </w:r>
      <w:r w:rsidR="004046E8" w:rsidRPr="002F38CA">
        <w:rPr>
          <w:color w:val="2E74B5" w:themeColor="accent1" w:themeShade="BF"/>
        </w:rPr>
        <w:t>, 2000).</w:t>
      </w:r>
    </w:p>
    <w:p w14:paraId="015E53B9" w14:textId="67D30D91" w:rsidR="00487E9A" w:rsidRDefault="001C4613" w:rsidP="00487E9A">
      <w:pPr>
        <w:ind w:left="284" w:firstLine="0"/>
      </w:pPr>
      <w:r>
        <w:rPr>
          <w:b/>
          <w:u w:val="single"/>
        </w:rPr>
        <w:t xml:space="preserve">Zakoni </w:t>
      </w:r>
      <w:r w:rsidRPr="001C4613">
        <w:rPr>
          <w:b/>
          <w:u w:val="single"/>
        </w:rPr>
        <w:t>i pravilnici</w:t>
      </w:r>
      <w:r>
        <w:t xml:space="preserve"> </w:t>
      </w:r>
      <w:r w:rsidRPr="001C4613">
        <w:t>navode</w:t>
      </w:r>
      <w:r>
        <w:t xml:space="preserve"> se pu</w:t>
      </w:r>
      <w:r w:rsidR="001626BF">
        <w:t>nim</w:t>
      </w:r>
      <w:r>
        <w:t xml:space="preserve"> nazivom, uz broj izdanja u zagradi, npr.:</w:t>
      </w:r>
    </w:p>
    <w:p w14:paraId="0613A56C" w14:textId="49530ADC" w:rsidR="001C4613" w:rsidRDefault="00431D95" w:rsidP="00FC0A59">
      <w:pPr>
        <w:ind w:left="1420" w:firstLine="0"/>
        <w:rPr>
          <w:color w:val="2E74B5" w:themeColor="accent1" w:themeShade="BF"/>
        </w:rPr>
      </w:pPr>
      <w:r>
        <w:rPr>
          <w:color w:val="2E74B5" w:themeColor="accent1" w:themeShade="BF"/>
        </w:rPr>
        <w:t xml:space="preserve">Prema </w:t>
      </w:r>
      <w:r w:rsidRPr="003A2647">
        <w:rPr>
          <w:color w:val="2E74B5" w:themeColor="accent1" w:themeShade="BF"/>
        </w:rPr>
        <w:t xml:space="preserve">Pravilniku o istraživanju i </w:t>
      </w:r>
      <w:r w:rsidRPr="000D1B88">
        <w:rPr>
          <w:color w:val="2E74B5" w:themeColor="accent1" w:themeShade="BF"/>
        </w:rPr>
        <w:t>eksploataciji mineralnih sirovina</w:t>
      </w:r>
      <w:r w:rsidR="001C4613" w:rsidRPr="000D1B88">
        <w:rPr>
          <w:color w:val="2E74B5" w:themeColor="accent1" w:themeShade="BF"/>
        </w:rPr>
        <w:t xml:space="preserve"> (NN </w:t>
      </w:r>
      <w:r w:rsidRPr="000D1B88">
        <w:rPr>
          <w:color w:val="2E74B5" w:themeColor="accent1" w:themeShade="BF"/>
        </w:rPr>
        <w:t>142</w:t>
      </w:r>
      <w:r w:rsidR="001C4613" w:rsidRPr="000D1B88">
        <w:rPr>
          <w:color w:val="2E74B5" w:themeColor="accent1" w:themeShade="BF"/>
        </w:rPr>
        <w:t>/</w:t>
      </w:r>
      <w:r w:rsidRPr="000D1B88">
        <w:rPr>
          <w:color w:val="2E74B5" w:themeColor="accent1" w:themeShade="BF"/>
        </w:rPr>
        <w:t>13</w:t>
      </w:r>
      <w:r w:rsidR="001C4613" w:rsidRPr="000D1B88">
        <w:rPr>
          <w:color w:val="2E74B5" w:themeColor="accent1" w:themeShade="BF"/>
        </w:rPr>
        <w:t>)</w:t>
      </w:r>
      <w:r w:rsidR="001C4613" w:rsidRPr="001C4613">
        <w:rPr>
          <w:color w:val="2E74B5" w:themeColor="accent1" w:themeShade="BF"/>
        </w:rPr>
        <w:t xml:space="preserve"> </w:t>
      </w:r>
      <w:r>
        <w:rPr>
          <w:color w:val="2E74B5" w:themeColor="accent1" w:themeShade="BF"/>
        </w:rPr>
        <w:t>eksploatacijska polja</w:t>
      </w:r>
      <w:r w:rsidR="008D30B0">
        <w:rPr>
          <w:color w:val="2E74B5" w:themeColor="accent1" w:themeShade="BF"/>
        </w:rPr>
        <w:t>…</w:t>
      </w:r>
    </w:p>
    <w:p w14:paraId="3EB62E0A" w14:textId="77777777" w:rsidR="001C4613" w:rsidRPr="001C4613" w:rsidRDefault="001C4613" w:rsidP="001626BF">
      <w:pPr>
        <w:rPr>
          <w:color w:val="2E74B5" w:themeColor="accent1" w:themeShade="BF"/>
        </w:rPr>
      </w:pPr>
    </w:p>
    <w:p w14:paraId="30193853" w14:textId="16566D8B" w:rsidR="00487E9A" w:rsidRDefault="001C4613" w:rsidP="002F38CA">
      <w:r>
        <w:rPr>
          <w:b/>
          <w:u w:val="single"/>
        </w:rPr>
        <w:t>Norme</w:t>
      </w:r>
      <w:r w:rsidR="000B29CB">
        <w:t xml:space="preserve"> se navode samo oznakom norme</w:t>
      </w:r>
      <w:r>
        <w:t>, npr.:</w:t>
      </w:r>
    </w:p>
    <w:p w14:paraId="13211A14" w14:textId="597C79BD" w:rsidR="001C4613" w:rsidRDefault="001C4613" w:rsidP="002F38CA">
      <w:pPr>
        <w:rPr>
          <w:color w:val="2E74B5" w:themeColor="accent1" w:themeShade="BF"/>
        </w:rPr>
      </w:pPr>
      <w:r>
        <w:tab/>
      </w:r>
      <w:r>
        <w:tab/>
      </w:r>
      <w:r w:rsidR="00FC0A59">
        <w:tab/>
      </w:r>
      <w:r w:rsidRPr="001C4613">
        <w:rPr>
          <w:color w:val="2E74B5" w:themeColor="accent1" w:themeShade="BF"/>
        </w:rPr>
        <w:t>Ispitivanje je izvedeno prema</w:t>
      </w:r>
      <w:r w:rsidR="001626BF">
        <w:rPr>
          <w:color w:val="2E74B5" w:themeColor="accent1" w:themeShade="BF"/>
        </w:rPr>
        <w:t xml:space="preserve"> zahtjevima norme </w:t>
      </w:r>
      <w:r w:rsidR="001626BF" w:rsidRPr="001626BF">
        <w:rPr>
          <w:rFonts w:eastAsia="Times New Roman"/>
          <w:color w:val="2E74B5" w:themeColor="accent1" w:themeShade="BF"/>
          <w:szCs w:val="20"/>
        </w:rPr>
        <w:t>HRN EN 13631-3:2007</w:t>
      </w:r>
      <w:r w:rsidR="001626BF">
        <w:rPr>
          <w:rFonts w:eastAsia="Times New Roman"/>
          <w:color w:val="2E74B5" w:themeColor="accent1" w:themeShade="BF"/>
          <w:szCs w:val="20"/>
        </w:rPr>
        <w:t>…</w:t>
      </w:r>
      <w:r w:rsidRPr="001626BF">
        <w:rPr>
          <w:color w:val="2E74B5" w:themeColor="accent1" w:themeShade="BF"/>
        </w:rPr>
        <w:t xml:space="preserve"> </w:t>
      </w:r>
    </w:p>
    <w:p w14:paraId="73952029" w14:textId="2D527BEE" w:rsidR="002F38CA" w:rsidRDefault="00A420C9" w:rsidP="002F38CA">
      <w:r>
        <w:rPr>
          <w:b/>
          <w:u w:val="single"/>
        </w:rPr>
        <w:t>Pri</w:t>
      </w:r>
      <w:r w:rsidR="009E3AF8">
        <w:rPr>
          <w:b/>
          <w:u w:val="single"/>
        </w:rPr>
        <w:t xml:space="preserve"> o</w:t>
      </w:r>
      <w:r>
        <w:rPr>
          <w:b/>
          <w:u w:val="single"/>
        </w:rPr>
        <w:t>sobnoj komunikaciji</w:t>
      </w:r>
      <w:r w:rsidR="002F38CA" w:rsidRPr="002F38CA">
        <w:rPr>
          <w:b/>
        </w:rPr>
        <w:t xml:space="preserve"> </w:t>
      </w:r>
      <w:r w:rsidR="009E3AF8">
        <w:t>(intervjui, mailovi</w:t>
      </w:r>
      <w:r w:rsidR="000B29CB">
        <w:t>, telefonski razgovori</w:t>
      </w:r>
      <w:r w:rsidR="009E3AF8">
        <w:t xml:space="preserve"> i sl.) navodi se i datum komunikacije, npr.:</w:t>
      </w:r>
    </w:p>
    <w:p w14:paraId="3AFFBD28" w14:textId="67E17314" w:rsidR="002F38CA" w:rsidRDefault="002F38CA" w:rsidP="00FC0A59">
      <w:pPr>
        <w:ind w:left="1136" w:firstLine="0"/>
        <w:rPr>
          <w:color w:val="2E74B5" w:themeColor="accent1" w:themeShade="BF"/>
        </w:rPr>
      </w:pPr>
      <w:proofErr w:type="spellStart"/>
      <w:r w:rsidRPr="009E3AF8">
        <w:rPr>
          <w:color w:val="2E74B5" w:themeColor="accent1" w:themeShade="BF"/>
        </w:rPr>
        <w:t>Many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students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have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difficulty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with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the</w:t>
      </w:r>
      <w:proofErr w:type="spellEnd"/>
      <w:r w:rsidRPr="009E3AF8">
        <w:rPr>
          <w:color w:val="2E74B5" w:themeColor="accent1" w:themeShade="BF"/>
        </w:rPr>
        <w:t xml:space="preserve"> APA </w:t>
      </w:r>
      <w:proofErr w:type="spellStart"/>
      <w:r w:rsidRPr="009E3AF8">
        <w:rPr>
          <w:color w:val="2E74B5" w:themeColor="accent1" w:themeShade="BF"/>
        </w:rPr>
        <w:t>style</w:t>
      </w:r>
      <w:proofErr w:type="spellEnd"/>
      <w:r w:rsidRPr="009E3AF8">
        <w:rPr>
          <w:color w:val="2E74B5" w:themeColor="accent1" w:themeShade="BF"/>
        </w:rPr>
        <w:t xml:space="preserve"> </w:t>
      </w:r>
      <w:proofErr w:type="spellStart"/>
      <w:r w:rsidRPr="009E3AF8">
        <w:rPr>
          <w:color w:val="2E74B5" w:themeColor="accent1" w:themeShade="BF"/>
        </w:rPr>
        <w:t>initially</w:t>
      </w:r>
      <w:proofErr w:type="spellEnd"/>
      <w:r w:rsidRPr="009E3AF8">
        <w:rPr>
          <w:color w:val="2E74B5" w:themeColor="accent1" w:themeShade="BF"/>
        </w:rPr>
        <w:t xml:space="preserve"> (E. Robbins, osobna </w:t>
      </w:r>
      <w:r w:rsidR="009A6E94">
        <w:rPr>
          <w:color w:val="2E74B5" w:themeColor="accent1" w:themeShade="BF"/>
        </w:rPr>
        <w:t>komunikacija, 4. siječnja 2001),</w:t>
      </w:r>
    </w:p>
    <w:p w14:paraId="1B220332" w14:textId="2FBF95E4" w:rsidR="009E3AF8" w:rsidRPr="009E3AF8" w:rsidRDefault="009E3AF8" w:rsidP="009E3AF8">
      <w:pPr>
        <w:ind w:left="284" w:hanging="284"/>
      </w:pPr>
      <w:r w:rsidRPr="009E3AF8">
        <w:t>ili</w:t>
      </w:r>
      <w:r w:rsidR="002729AB">
        <w:t xml:space="preserve"> prirodnim slijedom:</w:t>
      </w:r>
    </w:p>
    <w:p w14:paraId="00087B15" w14:textId="2B5474B5" w:rsidR="002F38CA" w:rsidRDefault="009F6763" w:rsidP="00FC0A59">
      <w:pPr>
        <w:pStyle w:val="ListParagraph"/>
        <w:ind w:left="1136" w:firstLine="0"/>
        <w:rPr>
          <w:color w:val="2E74B5" w:themeColor="accent1" w:themeShade="BF"/>
        </w:rPr>
      </w:pPr>
      <w:r w:rsidRPr="009E3AF8">
        <w:rPr>
          <w:color w:val="2E74B5" w:themeColor="accent1" w:themeShade="BF"/>
        </w:rPr>
        <w:t>E. Robbins</w:t>
      </w:r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also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claimed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that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many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of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her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students</w:t>
      </w:r>
      <w:proofErr w:type="spellEnd"/>
      <w:r w:rsidR="002F38CA" w:rsidRPr="009E3AF8">
        <w:rPr>
          <w:color w:val="2E74B5" w:themeColor="accent1" w:themeShade="BF"/>
        </w:rPr>
        <w:t xml:space="preserve"> had </w:t>
      </w:r>
      <w:proofErr w:type="spellStart"/>
      <w:r w:rsidR="002F38CA" w:rsidRPr="009E3AF8">
        <w:rPr>
          <w:color w:val="2E74B5" w:themeColor="accent1" w:themeShade="BF"/>
        </w:rPr>
        <w:t>difficulties</w:t>
      </w:r>
      <w:proofErr w:type="spellEnd"/>
      <w:r w:rsidR="002F38CA" w:rsidRPr="009E3AF8">
        <w:rPr>
          <w:color w:val="2E74B5" w:themeColor="accent1" w:themeShade="BF"/>
        </w:rPr>
        <w:t xml:space="preserve"> </w:t>
      </w:r>
      <w:proofErr w:type="spellStart"/>
      <w:r w:rsidR="002F38CA" w:rsidRPr="009E3AF8">
        <w:rPr>
          <w:color w:val="2E74B5" w:themeColor="accent1" w:themeShade="BF"/>
        </w:rPr>
        <w:t>with</w:t>
      </w:r>
      <w:proofErr w:type="spellEnd"/>
      <w:r w:rsidR="002F38CA" w:rsidRPr="009E3AF8">
        <w:rPr>
          <w:color w:val="2E74B5" w:themeColor="accent1" w:themeShade="BF"/>
        </w:rPr>
        <w:t xml:space="preserve"> APA </w:t>
      </w:r>
      <w:proofErr w:type="spellStart"/>
      <w:r w:rsidR="002F38CA" w:rsidRPr="009E3AF8">
        <w:rPr>
          <w:color w:val="2E74B5" w:themeColor="accent1" w:themeShade="BF"/>
        </w:rPr>
        <w:t>style</w:t>
      </w:r>
      <w:proofErr w:type="spellEnd"/>
      <w:r w:rsidR="002F38CA" w:rsidRPr="009E3AF8">
        <w:rPr>
          <w:color w:val="2E74B5" w:themeColor="accent1" w:themeShade="BF"/>
        </w:rPr>
        <w:t xml:space="preserve"> (osobna komunikacija, 4. siječnja  2002).</w:t>
      </w:r>
    </w:p>
    <w:p w14:paraId="543F01FC" w14:textId="49B5F860" w:rsidR="00FC0A59" w:rsidRPr="002729AB" w:rsidRDefault="00146FB0" w:rsidP="00FC0A59">
      <w:pPr>
        <w:pStyle w:val="ListParagraph"/>
        <w:ind w:left="0"/>
      </w:pPr>
      <w:r>
        <w:rPr>
          <w:b/>
          <w:u w:val="single"/>
        </w:rPr>
        <w:t>Online sadržaji</w:t>
      </w:r>
      <w:r w:rsidR="00C61D40">
        <w:rPr>
          <w:b/>
          <w:u w:val="single"/>
        </w:rPr>
        <w:t xml:space="preserve"> (Internet stranice, e-knjige, e-časopisi…)</w:t>
      </w:r>
      <w:r w:rsidR="00C61D40">
        <w:t xml:space="preserve"> </w:t>
      </w:r>
      <w:r w:rsidR="00712687">
        <w:t xml:space="preserve">navode se u tekstu </w:t>
      </w:r>
      <w:proofErr w:type="spellStart"/>
      <w:r w:rsidR="00712687">
        <w:t>jedako</w:t>
      </w:r>
      <w:proofErr w:type="spellEnd"/>
      <w:r w:rsidR="00FC0A59">
        <w:t xml:space="preserve"> </w:t>
      </w:r>
      <w:r w:rsidR="00712687">
        <w:t xml:space="preserve">kao i svi ostali izvori, tj. autor i godina objavljivanja. </w:t>
      </w:r>
      <w:r w:rsidR="00C61D40">
        <w:t>Kod Internet stranica datum</w:t>
      </w:r>
      <w:r w:rsidR="00712687">
        <w:t xml:space="preserve"> zadnje izmjene obično se mo</w:t>
      </w:r>
      <w:r w:rsidR="00DD2A0B">
        <w:t>že pronaći pri dnu web stranice, međutim često nije poznat autor teksta</w:t>
      </w:r>
      <w:r w:rsidR="00712687">
        <w:t xml:space="preserve"> </w:t>
      </w:r>
      <w:r w:rsidR="00DD2A0B">
        <w:t xml:space="preserve">te se u </w:t>
      </w:r>
      <w:r w:rsidR="00712687">
        <w:t xml:space="preserve">tom slučaju navodi naziv </w:t>
      </w:r>
      <w:proofErr w:type="spellStart"/>
      <w:r w:rsidR="00712687">
        <w:t>o</w:t>
      </w:r>
      <w:r w:rsidR="002729AB">
        <w:t>rgnizacije</w:t>
      </w:r>
      <w:proofErr w:type="spellEnd"/>
      <w:r w:rsidR="002729AB">
        <w:t xml:space="preserve"> čija je web stranica</w:t>
      </w:r>
      <w:r w:rsidR="00FC0A59">
        <w:t>.</w:t>
      </w:r>
      <w:r w:rsidR="00712687">
        <w:t xml:space="preserve"> </w:t>
      </w:r>
      <w:r w:rsidR="00FC0A59" w:rsidRPr="002729AB">
        <w:t xml:space="preserve">Pri tome se </w:t>
      </w:r>
      <w:r w:rsidR="00FC0A59" w:rsidRPr="00F06C1A">
        <w:rPr>
          <w:color w:val="FF0000"/>
        </w:rPr>
        <w:t>URL poveznica (link) ne navodi u tekstu već u popisu literature</w:t>
      </w:r>
      <w:r w:rsidR="00FC0A59">
        <w:t>:</w:t>
      </w:r>
    </w:p>
    <w:p w14:paraId="47904A0A" w14:textId="524D8308" w:rsidR="00712687" w:rsidRPr="008D30B0" w:rsidRDefault="00754EA1" w:rsidP="00FC0A59">
      <w:pPr>
        <w:pStyle w:val="ListParagraph"/>
        <w:ind w:left="852"/>
        <w:rPr>
          <w:color w:val="2E74B5" w:themeColor="accent1" w:themeShade="BF"/>
        </w:rPr>
      </w:pPr>
      <w:proofErr w:type="spellStart"/>
      <w:r>
        <w:rPr>
          <w:color w:val="2E74B5" w:themeColor="accent1" w:themeShade="BF"/>
        </w:rPr>
        <w:t>Longwall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mining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is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underground</w:t>
      </w:r>
      <w:proofErr w:type="spellEnd"/>
      <w:r>
        <w:rPr>
          <w:color w:val="2E74B5" w:themeColor="accent1" w:themeShade="BF"/>
        </w:rPr>
        <w:t xml:space="preserve"> </w:t>
      </w:r>
      <w:proofErr w:type="spellStart"/>
      <w:r>
        <w:rPr>
          <w:color w:val="2E74B5" w:themeColor="accent1" w:themeShade="BF"/>
        </w:rPr>
        <w:t>method</w:t>
      </w:r>
      <w:proofErr w:type="spellEnd"/>
      <w:r w:rsidR="00712687" w:rsidRPr="008D30B0">
        <w:rPr>
          <w:color w:val="2E74B5" w:themeColor="accent1" w:themeShade="BF"/>
        </w:rPr>
        <w:t>… (</w:t>
      </w:r>
      <w:r>
        <w:rPr>
          <w:color w:val="2E74B5" w:themeColor="accent1" w:themeShade="BF"/>
        </w:rPr>
        <w:t xml:space="preserve">University </w:t>
      </w:r>
      <w:proofErr w:type="spellStart"/>
      <w:r>
        <w:rPr>
          <w:color w:val="2E74B5" w:themeColor="accent1" w:themeShade="BF"/>
        </w:rPr>
        <w:t>of</w:t>
      </w:r>
      <w:proofErr w:type="spellEnd"/>
      <w:r>
        <w:rPr>
          <w:color w:val="2E74B5" w:themeColor="accent1" w:themeShade="BF"/>
        </w:rPr>
        <w:t xml:space="preserve"> Kentucky</w:t>
      </w:r>
      <w:r w:rsidR="00712687" w:rsidRPr="008D30B0">
        <w:rPr>
          <w:color w:val="2E74B5" w:themeColor="accent1" w:themeShade="BF"/>
        </w:rPr>
        <w:t xml:space="preserve">, </w:t>
      </w:r>
      <w:r w:rsidR="00DD2A0B">
        <w:rPr>
          <w:color w:val="2E74B5" w:themeColor="accent1" w:themeShade="BF"/>
        </w:rPr>
        <w:t>201</w:t>
      </w:r>
      <w:r>
        <w:rPr>
          <w:color w:val="2E74B5" w:themeColor="accent1" w:themeShade="BF"/>
        </w:rPr>
        <w:t>2</w:t>
      </w:r>
      <w:r w:rsidR="00DD2A0B">
        <w:rPr>
          <w:color w:val="2E74B5" w:themeColor="accent1" w:themeShade="BF"/>
        </w:rPr>
        <w:t>)</w:t>
      </w:r>
      <w:r w:rsidR="00B93906">
        <w:rPr>
          <w:color w:val="2E74B5" w:themeColor="accent1" w:themeShade="BF"/>
        </w:rPr>
        <w:t>,</w:t>
      </w:r>
      <w:r w:rsidR="00712687" w:rsidRPr="008D30B0">
        <w:rPr>
          <w:color w:val="2E74B5" w:themeColor="accent1" w:themeShade="BF"/>
        </w:rPr>
        <w:t xml:space="preserve"> </w:t>
      </w:r>
    </w:p>
    <w:p w14:paraId="031CFBC4" w14:textId="77777777" w:rsidR="002729AB" w:rsidRDefault="00B93906" w:rsidP="00FC0A59">
      <w:pPr>
        <w:pStyle w:val="ListParagraph"/>
        <w:ind w:left="852"/>
        <w:rPr>
          <w:color w:val="2E74B5" w:themeColor="accent1" w:themeShade="BF"/>
        </w:rPr>
      </w:pPr>
      <w:r>
        <w:rPr>
          <w:color w:val="2E74B5" w:themeColor="accent1" w:themeShade="BF"/>
        </w:rPr>
        <w:t xml:space="preserve">Tunel </w:t>
      </w:r>
      <w:proofErr w:type="spellStart"/>
      <w:r>
        <w:rPr>
          <w:color w:val="2E74B5" w:themeColor="accent1" w:themeShade="BF"/>
        </w:rPr>
        <w:t>Sleme</w:t>
      </w:r>
      <w:proofErr w:type="spellEnd"/>
      <w:r>
        <w:rPr>
          <w:color w:val="2E74B5" w:themeColor="accent1" w:themeShade="BF"/>
        </w:rPr>
        <w:t>, autocesta Rijeka-Zagreb…</w:t>
      </w:r>
      <w:r w:rsidR="00DD2A0B" w:rsidRPr="008D30B0">
        <w:rPr>
          <w:color w:val="2E74B5" w:themeColor="accent1" w:themeShade="BF"/>
        </w:rPr>
        <w:t xml:space="preserve"> (</w:t>
      </w:r>
      <w:r>
        <w:rPr>
          <w:color w:val="2E74B5" w:themeColor="accent1" w:themeShade="BF"/>
        </w:rPr>
        <w:t>Viadukt d.d., 2014).</w:t>
      </w:r>
    </w:p>
    <w:p w14:paraId="4B8308ED" w14:textId="3BB30BA6" w:rsidR="00321215" w:rsidRPr="00321215" w:rsidRDefault="00321215" w:rsidP="00321215">
      <w:pPr>
        <w:ind w:left="284" w:firstLine="0"/>
        <w:rPr>
          <w:b/>
          <w:u w:val="single"/>
        </w:rPr>
      </w:pPr>
      <w:r w:rsidRPr="00321215">
        <w:rPr>
          <w:b/>
          <w:u w:val="single"/>
        </w:rPr>
        <w:t>Posebni slučajevi</w:t>
      </w:r>
    </w:p>
    <w:p w14:paraId="51758B2A" w14:textId="48C64A67" w:rsidR="00226659" w:rsidRDefault="00226659" w:rsidP="00321215">
      <w:pPr>
        <w:pStyle w:val="ListParagraph"/>
        <w:ind w:left="284" w:firstLine="0"/>
      </w:pPr>
      <w:r>
        <w:t xml:space="preserve">Navođenje </w:t>
      </w:r>
      <w:r w:rsidRPr="00E81659">
        <w:rPr>
          <w:b/>
        </w:rPr>
        <w:t>više izvora</w:t>
      </w:r>
      <w:r>
        <w:t xml:space="preserve"> na istome mjestu u tekstu</w:t>
      </w:r>
      <w:r w:rsidR="00757487">
        <w:t xml:space="preserve"> odvaja se točka-zarezom, npr.:</w:t>
      </w:r>
    </w:p>
    <w:p w14:paraId="2422092A" w14:textId="3E2C2BE5" w:rsidR="00757487" w:rsidRPr="008D30B0" w:rsidRDefault="008D30B0" w:rsidP="00FC0A59">
      <w:pPr>
        <w:pStyle w:val="ListParagraph"/>
        <w:ind w:left="1136" w:firstLine="0"/>
        <w:rPr>
          <w:color w:val="2E74B5" w:themeColor="accent1" w:themeShade="BF"/>
        </w:rPr>
      </w:pPr>
      <w:r w:rsidRPr="008D30B0">
        <w:rPr>
          <w:color w:val="2E74B5" w:themeColor="accent1" w:themeShade="BF"/>
        </w:rPr>
        <w:t xml:space="preserve">Prema istraživanjima… </w:t>
      </w:r>
      <w:r w:rsidR="00633552" w:rsidRPr="008D30B0">
        <w:rPr>
          <w:color w:val="2E74B5" w:themeColor="accent1" w:themeShade="BF"/>
        </w:rPr>
        <w:t xml:space="preserve">(Jones, 1998; </w:t>
      </w:r>
      <w:proofErr w:type="spellStart"/>
      <w:r w:rsidR="00633552" w:rsidRPr="008D30B0">
        <w:rPr>
          <w:color w:val="2E74B5" w:themeColor="accent1" w:themeShade="BF"/>
        </w:rPr>
        <w:t>Dalglish</w:t>
      </w:r>
      <w:proofErr w:type="spellEnd"/>
      <w:r w:rsidR="00633552" w:rsidRPr="008D30B0">
        <w:rPr>
          <w:color w:val="2E74B5" w:themeColor="accent1" w:themeShade="BF"/>
        </w:rPr>
        <w:t xml:space="preserve"> i Rush, 1983; </w:t>
      </w:r>
      <w:proofErr w:type="spellStart"/>
      <w:r w:rsidR="00633552" w:rsidRPr="008D30B0">
        <w:rPr>
          <w:color w:val="2E74B5" w:themeColor="accent1" w:themeShade="BF"/>
        </w:rPr>
        <w:t>Dalglish</w:t>
      </w:r>
      <w:proofErr w:type="spellEnd"/>
      <w:r w:rsidR="00633552" w:rsidRPr="008D30B0">
        <w:rPr>
          <w:color w:val="2E74B5" w:themeColor="accent1" w:themeShade="BF"/>
        </w:rPr>
        <w:t xml:space="preserve"> i dr., 1983)</w:t>
      </w:r>
      <w:r w:rsidRPr="008D30B0">
        <w:rPr>
          <w:color w:val="2E74B5" w:themeColor="accent1" w:themeShade="BF"/>
        </w:rPr>
        <w:t xml:space="preserve"> može se zaključiti da…</w:t>
      </w:r>
    </w:p>
    <w:p w14:paraId="784FE617" w14:textId="182F45DF" w:rsidR="00E81659" w:rsidRDefault="002F38CA" w:rsidP="00B700AF">
      <w:pPr>
        <w:pStyle w:val="ListParagraph"/>
        <w:ind w:left="0"/>
      </w:pPr>
      <w:r>
        <w:t xml:space="preserve">Ako dva ili više izvora imaju </w:t>
      </w:r>
      <w:r w:rsidRPr="00E81659">
        <w:rPr>
          <w:b/>
        </w:rPr>
        <w:t>istog autora i godinu</w:t>
      </w:r>
      <w:r w:rsidRPr="004046E8">
        <w:t xml:space="preserve"> objavljivanja</w:t>
      </w:r>
      <w:r w:rsidR="00B700AF">
        <w:t xml:space="preserve">, godini se dodaju mala </w:t>
      </w:r>
      <w:r>
        <w:t>slova</w:t>
      </w:r>
      <w:r w:rsidR="00633552">
        <w:t xml:space="preserve"> abecede</w:t>
      </w:r>
      <w:r>
        <w:t>, npr.:</w:t>
      </w:r>
      <w:r>
        <w:tab/>
      </w:r>
    </w:p>
    <w:p w14:paraId="43AED8B9" w14:textId="54FFE70E" w:rsidR="002F38CA" w:rsidRDefault="002F38CA" w:rsidP="00FC0A59">
      <w:pPr>
        <w:pStyle w:val="ListParagraph"/>
        <w:ind w:left="852"/>
        <w:rPr>
          <w:color w:val="2E74B5" w:themeColor="accent1" w:themeShade="BF"/>
        </w:rPr>
      </w:pPr>
      <w:proofErr w:type="spellStart"/>
      <w:r w:rsidRPr="00321215">
        <w:rPr>
          <w:color w:val="2E74B5" w:themeColor="accent1" w:themeShade="BF"/>
        </w:rPr>
        <w:t>Dalglish</w:t>
      </w:r>
      <w:proofErr w:type="spellEnd"/>
      <w:r w:rsidRPr="00321215">
        <w:rPr>
          <w:color w:val="2E74B5" w:themeColor="accent1" w:themeShade="BF"/>
        </w:rPr>
        <w:t xml:space="preserve"> (1977a i 1977b)</w:t>
      </w:r>
      <w:r w:rsidR="009A6E94">
        <w:rPr>
          <w:color w:val="2E74B5" w:themeColor="accent1" w:themeShade="BF"/>
        </w:rPr>
        <w:t>.</w:t>
      </w:r>
    </w:p>
    <w:p w14:paraId="05414D8B" w14:textId="1109F611" w:rsidR="005E0A1F" w:rsidRDefault="00321215" w:rsidP="00FC0A59">
      <w:pPr>
        <w:rPr>
          <w:color w:val="2E74B5" w:themeColor="accent1" w:themeShade="BF"/>
        </w:rPr>
      </w:pPr>
      <w:r w:rsidRPr="00321215">
        <w:t>Ako su</w:t>
      </w:r>
      <w:r>
        <w:t xml:space="preserve"> dva ili </w:t>
      </w:r>
      <w:r w:rsidRPr="00E81659">
        <w:rPr>
          <w:b/>
        </w:rPr>
        <w:t>više autora istog prezimena</w:t>
      </w:r>
      <w:r>
        <w:t>, ispred prezimena se dodaju inicijali imena</w:t>
      </w:r>
      <w:r w:rsidR="00FC0A59">
        <w:tab/>
      </w:r>
      <w:r w:rsidR="00FC0A59">
        <w:tab/>
      </w:r>
      <w:r w:rsidR="00FC0A59">
        <w:tab/>
      </w:r>
      <w:r w:rsidR="00FC0A59">
        <w:tab/>
      </w:r>
      <w:r w:rsidR="00FC0A59">
        <w:tab/>
      </w:r>
      <w:r w:rsidR="005E0A1F" w:rsidRPr="00321215">
        <w:rPr>
          <w:color w:val="2E74B5" w:themeColor="accent1" w:themeShade="BF"/>
        </w:rPr>
        <w:t>(G. Johnson, 2001; P. Johnson, 1998)</w:t>
      </w:r>
      <w:r w:rsidR="000C0DF3">
        <w:rPr>
          <w:color w:val="2E74B5" w:themeColor="accent1" w:themeShade="BF"/>
        </w:rPr>
        <w:t>,</w:t>
      </w:r>
    </w:p>
    <w:p w14:paraId="78CC569F" w14:textId="4992C53E" w:rsidR="00E81659" w:rsidRPr="000C0DF3" w:rsidRDefault="00E81659" w:rsidP="00321215">
      <w:r>
        <w:t xml:space="preserve">U slučaju </w:t>
      </w:r>
      <w:r w:rsidRPr="00E81659">
        <w:rPr>
          <w:b/>
        </w:rPr>
        <w:t>nepoznatog autora</w:t>
      </w:r>
      <w:r w:rsidR="000C0DF3">
        <w:t xml:space="preserve"> piše se kratica </w:t>
      </w:r>
      <w:proofErr w:type="spellStart"/>
      <w:r w:rsidR="000C0DF3">
        <w:t>anon</w:t>
      </w:r>
      <w:proofErr w:type="spellEnd"/>
      <w:r w:rsidR="000C0DF3">
        <w:t>.</w:t>
      </w:r>
    </w:p>
    <w:p w14:paraId="17C84B65" w14:textId="46319A0E" w:rsidR="00FC0A59" w:rsidRDefault="00FC0A59" w:rsidP="00321215">
      <w:pPr>
        <w:rPr>
          <w:color w:val="2E74B5" w:themeColor="accent1" w:themeShade="BF"/>
        </w:rPr>
      </w:pPr>
      <w:r>
        <w:rPr>
          <w:color w:val="2E74B5" w:themeColor="accent1" w:themeShade="BF"/>
        </w:rPr>
        <w:tab/>
      </w:r>
      <w:r>
        <w:rPr>
          <w:color w:val="2E74B5" w:themeColor="accent1" w:themeShade="BF"/>
        </w:rPr>
        <w:tab/>
      </w:r>
      <w:r>
        <w:rPr>
          <w:color w:val="2E74B5" w:themeColor="accent1" w:themeShade="BF"/>
        </w:rPr>
        <w:tab/>
        <w:t>(</w:t>
      </w:r>
      <w:proofErr w:type="spellStart"/>
      <w:r>
        <w:rPr>
          <w:color w:val="2E74B5" w:themeColor="accent1" w:themeShade="BF"/>
        </w:rPr>
        <w:t>anon</w:t>
      </w:r>
      <w:proofErr w:type="spellEnd"/>
      <w:r>
        <w:rPr>
          <w:color w:val="2E74B5" w:themeColor="accent1" w:themeShade="BF"/>
        </w:rPr>
        <w:t>., 2002)</w:t>
      </w:r>
      <w:r w:rsidR="000C0DF3">
        <w:rPr>
          <w:color w:val="2E74B5" w:themeColor="accent1" w:themeShade="BF"/>
        </w:rPr>
        <w:t>,</w:t>
      </w:r>
    </w:p>
    <w:p w14:paraId="7229641D" w14:textId="1EA5BE35" w:rsidR="00FC0A59" w:rsidRDefault="00FC0A59" w:rsidP="00321215">
      <w:r w:rsidRPr="00FC0A59">
        <w:t xml:space="preserve">a </w:t>
      </w:r>
      <w:r w:rsidRPr="00FC0A59">
        <w:rPr>
          <w:b/>
        </w:rPr>
        <w:t>nepoznat</w:t>
      </w:r>
      <w:r>
        <w:rPr>
          <w:b/>
        </w:rPr>
        <w:t>og</w:t>
      </w:r>
      <w:r w:rsidRPr="00FC0A59">
        <w:rPr>
          <w:b/>
        </w:rPr>
        <w:t xml:space="preserve"> datum</w:t>
      </w:r>
      <w:r>
        <w:t xml:space="preserve"> </w:t>
      </w:r>
      <w:r w:rsidR="000C0DF3">
        <w:t xml:space="preserve">kratica </w:t>
      </w:r>
      <w:proofErr w:type="spellStart"/>
      <w:r>
        <w:t>n.d</w:t>
      </w:r>
      <w:proofErr w:type="spellEnd"/>
      <w:r>
        <w:t>.</w:t>
      </w:r>
    </w:p>
    <w:p w14:paraId="2A09EB2C" w14:textId="77EFE78B" w:rsidR="00FC0A59" w:rsidRDefault="00FC0A59" w:rsidP="00FC0A59">
      <w:pPr>
        <w:ind w:left="852"/>
        <w:rPr>
          <w:color w:val="2E74B5" w:themeColor="accent1" w:themeShade="BF"/>
        </w:rPr>
      </w:pPr>
      <w:r>
        <w:rPr>
          <w:color w:val="2E74B5" w:themeColor="accent1" w:themeShade="BF"/>
        </w:rPr>
        <w:t xml:space="preserve">(Jones, </w:t>
      </w:r>
      <w:proofErr w:type="spellStart"/>
      <w:r>
        <w:rPr>
          <w:color w:val="2E74B5" w:themeColor="accent1" w:themeShade="BF"/>
        </w:rPr>
        <w:t>n.d</w:t>
      </w:r>
      <w:proofErr w:type="spellEnd"/>
      <w:r>
        <w:rPr>
          <w:color w:val="2E74B5" w:themeColor="accent1" w:themeShade="BF"/>
        </w:rPr>
        <w:t>.)</w:t>
      </w:r>
      <w:r w:rsidR="000C0DF3">
        <w:rPr>
          <w:color w:val="2E74B5" w:themeColor="accent1" w:themeShade="BF"/>
        </w:rPr>
        <w:t>.</w:t>
      </w:r>
    </w:p>
    <w:p w14:paraId="492812CF" w14:textId="21665BB4" w:rsidR="00FC0A59" w:rsidRDefault="00FC0A59" w:rsidP="00FC0A59">
      <w:pPr>
        <w:ind w:left="852"/>
        <w:rPr>
          <w:color w:val="2E74B5" w:themeColor="accent1" w:themeShade="BF"/>
        </w:rPr>
      </w:pPr>
    </w:p>
    <w:p w14:paraId="6ED8CD52" w14:textId="77777777" w:rsidR="00FC0A59" w:rsidRDefault="00FC0A59" w:rsidP="00FC0A59">
      <w:pPr>
        <w:ind w:left="852"/>
        <w:rPr>
          <w:color w:val="2E74B5" w:themeColor="accent1" w:themeShade="BF"/>
        </w:rPr>
      </w:pPr>
    </w:p>
    <w:p w14:paraId="34A3CA09" w14:textId="0A8A8321" w:rsidR="00FC0A59" w:rsidRDefault="00FC0A59" w:rsidP="00FC0A59">
      <w:pPr>
        <w:ind w:left="852"/>
      </w:pPr>
    </w:p>
    <w:p w14:paraId="70FCCCE3" w14:textId="21572781" w:rsidR="007D22CB" w:rsidRPr="007D22CB" w:rsidRDefault="007D22CB" w:rsidP="007D22CB">
      <w:pPr>
        <w:pStyle w:val="Heading2"/>
      </w:pPr>
      <w:bookmarkStart w:id="22" w:name="_Toc100743079"/>
      <w:r>
        <w:lastRenderedPageBreak/>
        <w:t>Popis literature</w:t>
      </w:r>
      <w:bookmarkEnd w:id="22"/>
    </w:p>
    <w:p w14:paraId="6280C630" w14:textId="17C7FFB6" w:rsidR="009E3AF8" w:rsidRDefault="00227F71" w:rsidP="00227F71">
      <w:pPr>
        <w:ind w:firstLine="0"/>
      </w:pPr>
      <w:r>
        <w:t xml:space="preserve">Zapisi u popisu literature </w:t>
      </w:r>
      <w:r w:rsidR="0086143B">
        <w:t>navode</w:t>
      </w:r>
      <w:r>
        <w:t xml:space="preserve"> se abecednim redom. </w:t>
      </w:r>
      <w:r w:rsidR="003A2647">
        <w:t>Svaka vrsta rada ima određenu strukturu zapisa. U nastavku su navedene strukture zapisa</w:t>
      </w:r>
      <w:r w:rsidR="00B468E8">
        <w:t>,</w:t>
      </w:r>
      <w:r w:rsidR="003A2647">
        <w:t xml:space="preserve"> uz primjere za često korištene vrste radova.</w:t>
      </w:r>
      <w:r>
        <w:t xml:space="preserve"> Detaljnije informacije mogu se pronaći na </w:t>
      </w:r>
      <w:hyperlink r:id="rId24" w:anchor="atoz-nav-j" w:history="1">
        <w:r w:rsidRPr="00D56941">
          <w:rPr>
            <w:rStyle w:val="Hyperlink"/>
          </w:rPr>
          <w:t>https://library.leeds.ac.uk/skills-referencing-harvard#atoz-nav-j</w:t>
        </w:r>
      </w:hyperlink>
      <w:r>
        <w:t>.</w:t>
      </w:r>
      <w:ins w:id="23" w:author="Zoran Kovač" w:date="2022-04-20T13:28:00Z">
        <w:r w:rsidR="00743677">
          <w:t xml:space="preserve"> Sve što je citirano o samom tekstu, mora biti navedeno u popisu literature, i obrnuto.</w:t>
        </w:r>
      </w:ins>
    </w:p>
    <w:p w14:paraId="02319196" w14:textId="4A03F967" w:rsidR="00346BF4" w:rsidRDefault="009E3AF8" w:rsidP="009B2624">
      <w:pPr>
        <w:rPr>
          <w:b/>
          <w:u w:val="single"/>
        </w:rPr>
      </w:pPr>
      <w:r>
        <w:tab/>
      </w:r>
    </w:p>
    <w:p w14:paraId="1F93F22A" w14:textId="29489310" w:rsidR="009B2624" w:rsidRDefault="009F6763" w:rsidP="007562FD">
      <w:pPr>
        <w:ind w:firstLine="0"/>
        <w:rPr>
          <w:color w:val="2E74B5" w:themeColor="accent1" w:themeShade="BF"/>
        </w:rPr>
      </w:pPr>
      <w:r w:rsidRPr="007A62F3">
        <w:rPr>
          <w:b/>
          <w:u w:val="single"/>
        </w:rPr>
        <w:t>Knjige</w:t>
      </w:r>
    </w:p>
    <w:p w14:paraId="53C73E3A" w14:textId="52FA833B" w:rsidR="009B2624" w:rsidRPr="006D458B" w:rsidRDefault="00E95766" w:rsidP="007562FD">
      <w:pPr>
        <w:ind w:firstLine="0"/>
        <w:rPr>
          <w:sz w:val="20"/>
          <w:szCs w:val="20"/>
        </w:rPr>
      </w:pPr>
      <w:r>
        <w:rPr>
          <w:sz w:val="20"/>
          <w:szCs w:val="20"/>
        </w:rPr>
        <w:t>PREZIME, INICIJAL</w:t>
      </w:r>
      <w:r w:rsidR="006D458B">
        <w:rPr>
          <w:sz w:val="20"/>
          <w:szCs w:val="20"/>
        </w:rPr>
        <w:t xml:space="preserve">(I) </w:t>
      </w:r>
      <w:r>
        <w:rPr>
          <w:sz w:val="20"/>
          <w:szCs w:val="20"/>
        </w:rPr>
        <w:t>AUTORA.</w:t>
      </w:r>
      <w:r w:rsidR="009B2624" w:rsidRPr="006D458B">
        <w:rPr>
          <w:sz w:val="20"/>
          <w:szCs w:val="20"/>
        </w:rPr>
        <w:t xml:space="preserve"> GODINA. Naziv rada. </w:t>
      </w:r>
      <w:r>
        <w:rPr>
          <w:sz w:val="20"/>
          <w:szCs w:val="20"/>
        </w:rPr>
        <w:t xml:space="preserve">Izdanje (ako nije prvo). </w:t>
      </w:r>
      <w:r w:rsidR="009B2624" w:rsidRPr="006D458B">
        <w:rPr>
          <w:sz w:val="20"/>
          <w:szCs w:val="20"/>
        </w:rPr>
        <w:t>Mjesto izdavanja: Nakladnik.</w:t>
      </w:r>
    </w:p>
    <w:p w14:paraId="10B6C6EE" w14:textId="08D671D1" w:rsidR="007A62F3" w:rsidRDefault="007A62F3" w:rsidP="007562FD">
      <w:pPr>
        <w:ind w:firstLine="0"/>
        <w:rPr>
          <w:color w:val="2E74B5" w:themeColor="accent1" w:themeShade="BF"/>
        </w:rPr>
      </w:pPr>
      <w:r w:rsidRPr="007A62F3">
        <w:rPr>
          <w:color w:val="2E74B5" w:themeColor="accent1" w:themeShade="BF"/>
        </w:rPr>
        <w:t>JOVIČIĆ</w:t>
      </w:r>
      <w:r w:rsidR="00E001BD">
        <w:rPr>
          <w:color w:val="2E74B5" w:themeColor="accent1" w:themeShade="BF"/>
        </w:rPr>
        <w:t>,</w:t>
      </w:r>
      <w:r w:rsidRPr="007A62F3">
        <w:rPr>
          <w:color w:val="2E74B5" w:themeColor="accent1" w:themeShade="BF"/>
        </w:rPr>
        <w:t xml:space="preserve"> V., MILJKOVIĆ</w:t>
      </w:r>
      <w:r w:rsidR="00E001BD">
        <w:rPr>
          <w:color w:val="2E74B5" w:themeColor="accent1" w:themeShade="BF"/>
        </w:rPr>
        <w:t>,</w:t>
      </w:r>
      <w:r w:rsidRPr="007A62F3">
        <w:rPr>
          <w:color w:val="2E74B5" w:themeColor="accent1" w:themeShade="BF"/>
        </w:rPr>
        <w:t xml:space="preserve"> </w:t>
      </w:r>
      <w:r w:rsidR="00321215">
        <w:rPr>
          <w:color w:val="2E74B5" w:themeColor="accent1" w:themeShade="BF"/>
        </w:rPr>
        <w:t>M., NUIĆ</w:t>
      </w:r>
      <w:r w:rsidR="00E001BD">
        <w:rPr>
          <w:color w:val="2E74B5" w:themeColor="accent1" w:themeShade="BF"/>
        </w:rPr>
        <w:t>,</w:t>
      </w:r>
      <w:r w:rsidR="00321215">
        <w:rPr>
          <w:color w:val="2E74B5" w:themeColor="accent1" w:themeShade="BF"/>
        </w:rPr>
        <w:t xml:space="preserve"> J., ULJIĆ</w:t>
      </w:r>
      <w:r w:rsidR="00E001BD">
        <w:rPr>
          <w:color w:val="2E74B5" w:themeColor="accent1" w:themeShade="BF"/>
        </w:rPr>
        <w:t>,</w:t>
      </w:r>
      <w:r w:rsidR="00321215">
        <w:rPr>
          <w:color w:val="2E74B5" w:themeColor="accent1" w:themeShade="BF"/>
        </w:rPr>
        <w:t xml:space="preserve"> H., VUKIĆ</w:t>
      </w:r>
      <w:r w:rsidR="00E001BD">
        <w:rPr>
          <w:color w:val="2E74B5" w:themeColor="accent1" w:themeShade="BF"/>
        </w:rPr>
        <w:t>,</w:t>
      </w:r>
      <w:r w:rsidR="00321215">
        <w:rPr>
          <w:color w:val="2E74B5" w:themeColor="accent1" w:themeShade="BF"/>
        </w:rPr>
        <w:t xml:space="preserve"> M.</w:t>
      </w:r>
      <w:r w:rsidRPr="007A62F3">
        <w:rPr>
          <w:color w:val="2E74B5" w:themeColor="accent1" w:themeShade="BF"/>
        </w:rPr>
        <w:t xml:space="preserve"> 1987. </w:t>
      </w:r>
      <w:r w:rsidRPr="00415FD6">
        <w:rPr>
          <w:i/>
          <w:color w:val="2E74B5" w:themeColor="accent1" w:themeShade="BF"/>
        </w:rPr>
        <w:t>Sigurnost i tehnička zaštita u   rudarstvu</w:t>
      </w:r>
      <w:r w:rsidRPr="006D458B">
        <w:rPr>
          <w:color w:val="2E74B5" w:themeColor="accent1" w:themeShade="BF"/>
        </w:rPr>
        <w:t>.</w:t>
      </w:r>
      <w:r w:rsidRPr="007A62F3">
        <w:rPr>
          <w:color w:val="2E74B5" w:themeColor="accent1" w:themeShade="BF"/>
        </w:rPr>
        <w:t xml:space="preserve"> Tuzla: Univerzitetska knjiga.</w:t>
      </w:r>
    </w:p>
    <w:p w14:paraId="53764155" w14:textId="77777777" w:rsidR="004C25DB" w:rsidRDefault="004C25DB" w:rsidP="007562FD">
      <w:pPr>
        <w:ind w:firstLine="0"/>
        <w:rPr>
          <w:color w:val="2E74B5" w:themeColor="accent1" w:themeShade="BF"/>
        </w:rPr>
      </w:pPr>
    </w:p>
    <w:p w14:paraId="6BA212F9" w14:textId="086201DD" w:rsidR="004C25DB" w:rsidRDefault="004C25DB" w:rsidP="007562FD">
      <w:pPr>
        <w:ind w:firstLine="0"/>
        <w:rPr>
          <w:b/>
          <w:u w:val="single"/>
        </w:rPr>
      </w:pPr>
      <w:r w:rsidRPr="004C25DB">
        <w:rPr>
          <w:b/>
          <w:u w:val="single"/>
        </w:rPr>
        <w:t>Časopisi</w:t>
      </w:r>
    </w:p>
    <w:p w14:paraId="20E93351" w14:textId="16B66E4F" w:rsidR="006D458B" w:rsidRDefault="00E95766" w:rsidP="007562FD">
      <w:pPr>
        <w:ind w:firstLine="0"/>
        <w:rPr>
          <w:sz w:val="20"/>
          <w:szCs w:val="20"/>
        </w:rPr>
      </w:pPr>
      <w:r>
        <w:rPr>
          <w:sz w:val="20"/>
          <w:szCs w:val="20"/>
        </w:rPr>
        <w:t>PREZIME, INICIJAL (I) AUTORA.</w:t>
      </w:r>
      <w:r w:rsidR="006D458B" w:rsidRPr="006D458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GODINA. Naslov članka. Naslov časopisa. Volumen </w:t>
      </w:r>
      <w:r w:rsidR="006D458B" w:rsidRPr="006D458B">
        <w:rPr>
          <w:sz w:val="20"/>
          <w:szCs w:val="20"/>
        </w:rPr>
        <w:t>(</w:t>
      </w:r>
      <w:r>
        <w:rPr>
          <w:sz w:val="20"/>
          <w:szCs w:val="20"/>
        </w:rPr>
        <w:t>broj</w:t>
      </w:r>
      <w:r w:rsidR="006D458B" w:rsidRPr="006D458B">
        <w:rPr>
          <w:sz w:val="20"/>
          <w:szCs w:val="20"/>
        </w:rPr>
        <w:t>), početna-završna stranica članka.</w:t>
      </w:r>
    </w:p>
    <w:p w14:paraId="1E5F1F7A" w14:textId="11966681" w:rsidR="009B2624" w:rsidRPr="006D458B" w:rsidRDefault="00A63FDB" w:rsidP="00756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>MATIĆ, M., PERIĆ, P.</w:t>
      </w:r>
      <w:r w:rsidR="006D458B" w:rsidRPr="006D458B">
        <w:rPr>
          <w:color w:val="2E74B5" w:themeColor="accent1" w:themeShade="BF"/>
        </w:rPr>
        <w:t xml:space="preserve"> 1999. </w:t>
      </w:r>
      <w:r w:rsidR="006D458B" w:rsidRPr="00415FD6">
        <w:rPr>
          <w:i/>
          <w:color w:val="2E74B5" w:themeColor="accent1" w:themeShade="BF"/>
        </w:rPr>
        <w:t>Slijeganje površine terena uzrokovan podzemnom eksploatacijom</w:t>
      </w:r>
      <w:r w:rsidR="006D458B" w:rsidRPr="006D458B">
        <w:rPr>
          <w:color w:val="2E74B5" w:themeColor="accent1" w:themeShade="BF"/>
        </w:rPr>
        <w:t>. Građevinar, 43(6), str. 5-17</w:t>
      </w:r>
      <w:r w:rsidR="009A6E94">
        <w:rPr>
          <w:color w:val="2E74B5" w:themeColor="accent1" w:themeShade="BF"/>
        </w:rPr>
        <w:t>.</w:t>
      </w:r>
    </w:p>
    <w:p w14:paraId="479E991D" w14:textId="77777777" w:rsidR="007A62F3" w:rsidRPr="007A62F3" w:rsidRDefault="007A62F3" w:rsidP="007562FD">
      <w:pPr>
        <w:ind w:firstLine="0"/>
        <w:rPr>
          <w:b/>
          <w:u w:val="single"/>
        </w:rPr>
      </w:pPr>
    </w:p>
    <w:p w14:paraId="27583291" w14:textId="33CBB76D" w:rsidR="00917276" w:rsidRDefault="007A62F3" w:rsidP="007562FD">
      <w:pPr>
        <w:ind w:firstLine="0"/>
      </w:pPr>
      <w:r w:rsidRPr="007A62F3">
        <w:rPr>
          <w:b/>
          <w:u w:val="single"/>
        </w:rPr>
        <w:t>Norme</w:t>
      </w:r>
    </w:p>
    <w:p w14:paraId="054C6CE5" w14:textId="28368C24" w:rsidR="009B2624" w:rsidRDefault="00656E40" w:rsidP="007562FD">
      <w:pPr>
        <w:ind w:firstLine="0"/>
        <w:rPr>
          <w:b/>
          <w:u w:val="single"/>
        </w:rPr>
      </w:pPr>
      <w:r>
        <w:rPr>
          <w:sz w:val="20"/>
          <w:szCs w:val="20"/>
        </w:rPr>
        <w:t>ORGANIZACIJA</w:t>
      </w:r>
      <w:r w:rsidR="00A63FDB">
        <w:rPr>
          <w:sz w:val="20"/>
          <w:szCs w:val="20"/>
        </w:rPr>
        <w:t>/AUTOR</w:t>
      </w:r>
      <w:r w:rsidR="00E95766">
        <w:rPr>
          <w:sz w:val="20"/>
          <w:szCs w:val="20"/>
        </w:rPr>
        <w:t>.</w:t>
      </w:r>
      <w:r w:rsidR="009B2624" w:rsidRPr="009B2624">
        <w:rPr>
          <w:sz w:val="20"/>
          <w:szCs w:val="20"/>
        </w:rPr>
        <w:t xml:space="preserve"> GODINA. </w:t>
      </w:r>
      <w:r w:rsidR="00A63FDB">
        <w:rPr>
          <w:sz w:val="20"/>
          <w:szCs w:val="20"/>
        </w:rPr>
        <w:t>BROJ NORME. Naziv norme. Mjesto izdavanja: Izdavač.</w:t>
      </w:r>
    </w:p>
    <w:p w14:paraId="7D98A7E2" w14:textId="5E510472" w:rsidR="00917276" w:rsidRDefault="00F2449B" w:rsidP="00756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>BRITISH STANDARDS INSTITUTION</w:t>
      </w:r>
      <w:r w:rsidR="00A63FDB">
        <w:rPr>
          <w:color w:val="2E74B5" w:themeColor="accent1" w:themeShade="BF"/>
        </w:rPr>
        <w:t>.</w:t>
      </w:r>
      <w:r w:rsidR="004C25DB">
        <w:rPr>
          <w:color w:val="2E74B5" w:themeColor="accent1" w:themeShade="BF"/>
        </w:rPr>
        <w:t xml:space="preserve"> </w:t>
      </w:r>
      <w:r w:rsidR="00917276" w:rsidRPr="007A62F3">
        <w:rPr>
          <w:color w:val="2E74B5" w:themeColor="accent1" w:themeShade="BF"/>
        </w:rPr>
        <w:t>1990.</w:t>
      </w:r>
      <w:r>
        <w:rPr>
          <w:color w:val="2E74B5" w:themeColor="accent1" w:themeShade="BF"/>
        </w:rPr>
        <w:t xml:space="preserve"> BS5605:</w:t>
      </w:r>
      <w:r w:rsidRPr="00F2449B">
        <w:rPr>
          <w:color w:val="2E74B5" w:themeColor="accent1" w:themeShade="BF"/>
        </w:rPr>
        <w:t>1990.</w:t>
      </w:r>
      <w:r w:rsidR="00A63FDB" w:rsidRPr="00F2449B">
        <w:rPr>
          <w:color w:val="2E74B5" w:themeColor="accent1" w:themeShade="BF"/>
        </w:rPr>
        <w:t xml:space="preserve"> </w:t>
      </w:r>
      <w:proofErr w:type="spellStart"/>
      <w:r w:rsidRPr="00415FD6">
        <w:rPr>
          <w:rStyle w:val="Emphasis"/>
          <w:color w:val="2E74B5" w:themeColor="accent1" w:themeShade="BF"/>
        </w:rPr>
        <w:t>Recommendations</w:t>
      </w:r>
      <w:proofErr w:type="spellEnd"/>
      <w:r w:rsidRPr="00415FD6">
        <w:rPr>
          <w:rStyle w:val="Emphasis"/>
          <w:color w:val="2E74B5" w:themeColor="accent1" w:themeShade="BF"/>
        </w:rPr>
        <w:t xml:space="preserve"> for </w:t>
      </w:r>
      <w:proofErr w:type="spellStart"/>
      <w:r w:rsidRPr="00415FD6">
        <w:rPr>
          <w:rStyle w:val="Emphasis"/>
          <w:color w:val="2E74B5" w:themeColor="accent1" w:themeShade="BF"/>
        </w:rPr>
        <w:t>citing</w:t>
      </w:r>
      <w:proofErr w:type="spellEnd"/>
      <w:r w:rsidRPr="00415FD6">
        <w:rPr>
          <w:rStyle w:val="Emphasis"/>
          <w:color w:val="2E74B5" w:themeColor="accent1" w:themeShade="BF"/>
        </w:rPr>
        <w:t xml:space="preserve"> </w:t>
      </w:r>
      <w:proofErr w:type="spellStart"/>
      <w:r w:rsidRPr="00415FD6">
        <w:rPr>
          <w:rStyle w:val="Emphasis"/>
          <w:color w:val="2E74B5" w:themeColor="accent1" w:themeShade="BF"/>
        </w:rPr>
        <w:t>and</w:t>
      </w:r>
      <w:proofErr w:type="spellEnd"/>
      <w:r w:rsidRPr="00415FD6">
        <w:rPr>
          <w:rStyle w:val="Emphasis"/>
          <w:color w:val="2E74B5" w:themeColor="accent1" w:themeShade="BF"/>
        </w:rPr>
        <w:t xml:space="preserve"> </w:t>
      </w:r>
      <w:proofErr w:type="spellStart"/>
      <w:r w:rsidRPr="00415FD6">
        <w:rPr>
          <w:rStyle w:val="Emphasis"/>
          <w:color w:val="2E74B5" w:themeColor="accent1" w:themeShade="BF"/>
        </w:rPr>
        <w:t>referencing</w:t>
      </w:r>
      <w:proofErr w:type="spellEnd"/>
      <w:r w:rsidRPr="00415FD6">
        <w:rPr>
          <w:rStyle w:val="Emphasis"/>
          <w:color w:val="2E74B5" w:themeColor="accent1" w:themeShade="BF"/>
        </w:rPr>
        <w:t xml:space="preserve"> </w:t>
      </w:r>
      <w:proofErr w:type="spellStart"/>
      <w:r w:rsidRPr="00415FD6">
        <w:rPr>
          <w:rStyle w:val="Emphasis"/>
          <w:color w:val="2E74B5" w:themeColor="accent1" w:themeShade="BF"/>
        </w:rPr>
        <w:t>published</w:t>
      </w:r>
      <w:proofErr w:type="spellEnd"/>
      <w:r w:rsidRPr="00415FD6">
        <w:rPr>
          <w:rStyle w:val="Emphasis"/>
          <w:color w:val="2E74B5" w:themeColor="accent1" w:themeShade="BF"/>
        </w:rPr>
        <w:t xml:space="preserve"> </w:t>
      </w:r>
      <w:proofErr w:type="spellStart"/>
      <w:r w:rsidRPr="00415FD6">
        <w:rPr>
          <w:rStyle w:val="Emphasis"/>
          <w:color w:val="2E74B5" w:themeColor="accent1" w:themeShade="BF"/>
        </w:rPr>
        <w:t>material</w:t>
      </w:r>
      <w:proofErr w:type="spellEnd"/>
      <w:r>
        <w:rPr>
          <w:rStyle w:val="Emphasis"/>
          <w:i w:val="0"/>
          <w:color w:val="2E74B5" w:themeColor="accent1" w:themeShade="BF"/>
        </w:rPr>
        <w:t xml:space="preserve">. Milton </w:t>
      </w:r>
      <w:proofErr w:type="spellStart"/>
      <w:r>
        <w:rPr>
          <w:rStyle w:val="Emphasis"/>
          <w:i w:val="0"/>
          <w:color w:val="2E74B5" w:themeColor="accent1" w:themeShade="BF"/>
        </w:rPr>
        <w:t>Keynes</w:t>
      </w:r>
      <w:proofErr w:type="spellEnd"/>
      <w:r>
        <w:rPr>
          <w:rStyle w:val="Emphasis"/>
          <w:i w:val="0"/>
          <w:color w:val="2E74B5" w:themeColor="accent1" w:themeShade="BF"/>
        </w:rPr>
        <w:t>: BSI</w:t>
      </w:r>
    </w:p>
    <w:p w14:paraId="0B390B0D" w14:textId="77777777" w:rsidR="00226659" w:rsidRPr="007A62F3" w:rsidRDefault="00226659" w:rsidP="007562FD">
      <w:pPr>
        <w:ind w:firstLine="0"/>
        <w:rPr>
          <w:color w:val="2E74B5" w:themeColor="accent1" w:themeShade="BF"/>
        </w:rPr>
      </w:pPr>
    </w:p>
    <w:p w14:paraId="20069A21" w14:textId="07437010" w:rsidR="007A62F3" w:rsidRDefault="00B468E8" w:rsidP="007562FD">
      <w:pPr>
        <w:ind w:firstLine="0"/>
        <w:rPr>
          <w:b/>
          <w:u w:val="single"/>
        </w:rPr>
      </w:pPr>
      <w:r>
        <w:rPr>
          <w:b/>
          <w:u w:val="single"/>
        </w:rPr>
        <w:t xml:space="preserve">Projekti, </w:t>
      </w:r>
      <w:r w:rsidR="00226659">
        <w:rPr>
          <w:b/>
          <w:u w:val="single"/>
        </w:rPr>
        <w:t>studije</w:t>
      </w:r>
      <w:r>
        <w:rPr>
          <w:b/>
          <w:u w:val="single"/>
        </w:rPr>
        <w:t>, elaborati</w:t>
      </w:r>
      <w:r w:rsidR="00415FD6">
        <w:rPr>
          <w:b/>
          <w:u w:val="single"/>
        </w:rPr>
        <w:t>, disertacije, diplomski i završni radovi</w:t>
      </w:r>
    </w:p>
    <w:p w14:paraId="308EAE83" w14:textId="4ABF6615" w:rsidR="00226659" w:rsidRDefault="00A63FDB" w:rsidP="007562FD">
      <w:pPr>
        <w:ind w:firstLine="0"/>
        <w:rPr>
          <w:sz w:val="20"/>
          <w:szCs w:val="20"/>
        </w:rPr>
      </w:pPr>
      <w:r>
        <w:rPr>
          <w:sz w:val="20"/>
          <w:szCs w:val="20"/>
        </w:rPr>
        <w:t>PREZIME, INICIJALI AUTORA. GODINA. Naziv dokumenta</w:t>
      </w:r>
      <w:r w:rsidR="006D458B" w:rsidRPr="006D458B">
        <w:rPr>
          <w:sz w:val="20"/>
          <w:szCs w:val="20"/>
        </w:rPr>
        <w:t>. Vrsta</w:t>
      </w:r>
      <w:r w:rsidR="006D458B" w:rsidRPr="006D458B">
        <w:rPr>
          <w:b/>
          <w:sz w:val="20"/>
          <w:szCs w:val="20"/>
        </w:rPr>
        <w:t xml:space="preserve"> </w:t>
      </w:r>
      <w:r w:rsidR="006D458B" w:rsidRPr="006D458B">
        <w:rPr>
          <w:sz w:val="20"/>
          <w:szCs w:val="20"/>
        </w:rPr>
        <w:t xml:space="preserve">rada </w:t>
      </w:r>
      <w:r w:rsidR="00F2449B">
        <w:rPr>
          <w:sz w:val="20"/>
          <w:szCs w:val="20"/>
        </w:rPr>
        <w:t>(</w:t>
      </w:r>
      <w:r w:rsidR="006D458B" w:rsidRPr="006D458B">
        <w:rPr>
          <w:sz w:val="20"/>
          <w:szCs w:val="20"/>
        </w:rPr>
        <w:t xml:space="preserve">ako nije vidljivo </w:t>
      </w:r>
      <w:r w:rsidR="00F2449B">
        <w:rPr>
          <w:sz w:val="20"/>
          <w:szCs w:val="20"/>
        </w:rPr>
        <w:t xml:space="preserve">iz naslova - </w:t>
      </w:r>
      <w:r w:rsidR="006D458B" w:rsidRPr="006D458B">
        <w:rPr>
          <w:sz w:val="20"/>
          <w:szCs w:val="20"/>
        </w:rPr>
        <w:t>projekt, studija, izvješće). Mjesto institucije: Naziv institucije, broj projekta/studije (ako postoji).</w:t>
      </w:r>
    </w:p>
    <w:p w14:paraId="00656DBF" w14:textId="2A672C4F" w:rsidR="006D458B" w:rsidRPr="006D458B" w:rsidRDefault="006E65E8" w:rsidP="00756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>MIKO, S., PEH, Z., ŠPARICA, M.</w:t>
      </w:r>
      <w:r w:rsidR="006D458B" w:rsidRPr="006D458B">
        <w:rPr>
          <w:color w:val="2E74B5" w:themeColor="accent1" w:themeShade="BF"/>
        </w:rPr>
        <w:t xml:space="preserve"> 2001. </w:t>
      </w:r>
      <w:proofErr w:type="spellStart"/>
      <w:r w:rsidR="006D458B" w:rsidRPr="00415FD6">
        <w:rPr>
          <w:i/>
          <w:color w:val="2E74B5" w:themeColor="accent1" w:themeShade="BF"/>
        </w:rPr>
        <w:t>Geokemijski</w:t>
      </w:r>
      <w:proofErr w:type="spellEnd"/>
      <w:r w:rsidR="006D458B" w:rsidRPr="00415FD6">
        <w:rPr>
          <w:i/>
          <w:color w:val="2E74B5" w:themeColor="accent1" w:themeShade="BF"/>
        </w:rPr>
        <w:t xml:space="preserve"> atlas zapadne Hrvatske</w:t>
      </w:r>
      <w:r w:rsidR="006D458B" w:rsidRPr="006D458B">
        <w:rPr>
          <w:color w:val="2E74B5" w:themeColor="accent1" w:themeShade="BF"/>
        </w:rPr>
        <w:t xml:space="preserve">. Izvještaj. </w:t>
      </w:r>
      <w:r w:rsidR="006D458B">
        <w:rPr>
          <w:color w:val="2E74B5" w:themeColor="accent1" w:themeShade="BF"/>
        </w:rPr>
        <w:t>Z</w:t>
      </w:r>
      <w:r w:rsidR="006D458B" w:rsidRPr="006D458B">
        <w:rPr>
          <w:color w:val="2E74B5" w:themeColor="accent1" w:themeShade="BF"/>
        </w:rPr>
        <w:t>agreb: Institut za geološka istraživanja, 36/2001.</w:t>
      </w:r>
    </w:p>
    <w:p w14:paraId="3F815198" w14:textId="77777777" w:rsidR="006D458B" w:rsidRPr="006D458B" w:rsidRDefault="006D458B" w:rsidP="007562FD">
      <w:pPr>
        <w:ind w:firstLine="0"/>
        <w:rPr>
          <w:sz w:val="20"/>
          <w:szCs w:val="20"/>
        </w:rPr>
      </w:pPr>
    </w:p>
    <w:p w14:paraId="31DA2783" w14:textId="090737EE" w:rsidR="00226659" w:rsidRDefault="00226659" w:rsidP="007562FD">
      <w:pPr>
        <w:ind w:firstLine="0"/>
        <w:rPr>
          <w:b/>
          <w:u w:val="single"/>
        </w:rPr>
      </w:pPr>
      <w:r w:rsidRPr="00321215">
        <w:rPr>
          <w:b/>
          <w:u w:val="single"/>
        </w:rPr>
        <w:t>Zakoni i pravilnici</w:t>
      </w:r>
    </w:p>
    <w:p w14:paraId="6509E235" w14:textId="705A519F" w:rsidR="003A2647" w:rsidRDefault="003A2647" w:rsidP="007562FD">
      <w:pPr>
        <w:ind w:firstLine="0"/>
        <w:rPr>
          <w:sz w:val="20"/>
          <w:szCs w:val="20"/>
        </w:rPr>
      </w:pPr>
      <w:r>
        <w:rPr>
          <w:sz w:val="20"/>
          <w:szCs w:val="20"/>
        </w:rPr>
        <w:t>NAZIV I BROJ IZDANJA.</w:t>
      </w:r>
      <w:r w:rsidRPr="009B2624">
        <w:rPr>
          <w:sz w:val="20"/>
          <w:szCs w:val="20"/>
        </w:rPr>
        <w:t xml:space="preserve"> </w:t>
      </w:r>
      <w:r>
        <w:rPr>
          <w:sz w:val="20"/>
          <w:szCs w:val="20"/>
        </w:rPr>
        <w:t>Naziv zakona/pravilnika</w:t>
      </w:r>
      <w:r w:rsidRPr="009B2624">
        <w:rPr>
          <w:sz w:val="20"/>
          <w:szCs w:val="20"/>
        </w:rPr>
        <w:t xml:space="preserve">. </w:t>
      </w:r>
      <w:r>
        <w:rPr>
          <w:sz w:val="20"/>
          <w:szCs w:val="20"/>
        </w:rPr>
        <w:t>Mjesto: Naziv izdavača.</w:t>
      </w:r>
    </w:p>
    <w:p w14:paraId="406BD4CC" w14:textId="37044803" w:rsidR="00227D11" w:rsidRPr="006D458B" w:rsidRDefault="005A687B" w:rsidP="00756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 xml:space="preserve">NARODNE NOVINE </w:t>
      </w:r>
      <w:r w:rsidR="00227D11">
        <w:rPr>
          <w:color w:val="2E74B5" w:themeColor="accent1" w:themeShade="BF"/>
        </w:rPr>
        <w:t xml:space="preserve">br. </w:t>
      </w:r>
      <w:r w:rsidR="00227D11" w:rsidRPr="000D1B88">
        <w:rPr>
          <w:color w:val="2E74B5" w:themeColor="accent1" w:themeShade="BF"/>
        </w:rPr>
        <w:t>142/13</w:t>
      </w:r>
      <w:r w:rsidR="00227D11">
        <w:rPr>
          <w:color w:val="2E74B5" w:themeColor="accent1" w:themeShade="BF"/>
        </w:rPr>
        <w:t>.</w:t>
      </w:r>
      <w:r w:rsidR="00227D11" w:rsidRPr="00227D11">
        <w:rPr>
          <w:color w:val="2E74B5" w:themeColor="accent1" w:themeShade="BF"/>
        </w:rPr>
        <w:t xml:space="preserve"> </w:t>
      </w:r>
      <w:r w:rsidR="00902889" w:rsidRPr="00415FD6">
        <w:rPr>
          <w:i/>
          <w:color w:val="2E74B5" w:themeColor="accent1" w:themeShade="BF"/>
        </w:rPr>
        <w:t>Pravilnik o istraživanju i eksploataciji mineralnih sirovina</w:t>
      </w:r>
      <w:r w:rsidR="00227D11" w:rsidRPr="006D458B">
        <w:rPr>
          <w:color w:val="2E74B5" w:themeColor="accent1" w:themeShade="BF"/>
        </w:rPr>
        <w:t xml:space="preserve">. </w:t>
      </w:r>
      <w:r w:rsidR="00902889">
        <w:rPr>
          <w:color w:val="2E74B5" w:themeColor="accent1" w:themeShade="BF"/>
        </w:rPr>
        <w:t>Zagreb: Narodne novine d.d.</w:t>
      </w:r>
    </w:p>
    <w:p w14:paraId="0F4FB97C" w14:textId="0CC5168B" w:rsidR="001B336E" w:rsidRDefault="001B336E" w:rsidP="007562FD">
      <w:pPr>
        <w:ind w:firstLine="0"/>
        <w:rPr>
          <w:b/>
          <w:u w:val="single"/>
        </w:rPr>
      </w:pPr>
    </w:p>
    <w:p w14:paraId="480D69AC" w14:textId="77777777" w:rsidR="007562FD" w:rsidRDefault="007562FD" w:rsidP="007562FD">
      <w:pPr>
        <w:ind w:firstLine="0"/>
        <w:rPr>
          <w:b/>
          <w:u w:val="single"/>
        </w:rPr>
      </w:pPr>
    </w:p>
    <w:p w14:paraId="4E8C300B" w14:textId="6D04479B" w:rsidR="001B336E" w:rsidRDefault="001B336E" w:rsidP="007562FD">
      <w:pPr>
        <w:ind w:firstLine="0"/>
        <w:rPr>
          <w:b/>
          <w:u w:val="single"/>
        </w:rPr>
      </w:pPr>
      <w:r>
        <w:rPr>
          <w:b/>
          <w:u w:val="single"/>
        </w:rPr>
        <w:t>Osobna komunikacija</w:t>
      </w:r>
    </w:p>
    <w:p w14:paraId="172A19A8" w14:textId="4F48A7B8" w:rsidR="001B336E" w:rsidRPr="006D458B" w:rsidRDefault="001B336E" w:rsidP="007562FD">
      <w:pPr>
        <w:ind w:firstLine="0"/>
        <w:rPr>
          <w:sz w:val="20"/>
          <w:szCs w:val="20"/>
        </w:rPr>
      </w:pPr>
      <w:r>
        <w:rPr>
          <w:sz w:val="20"/>
          <w:szCs w:val="20"/>
        </w:rPr>
        <w:t>PREZIME, INICIJALI AUTORA. GODINA. Medij i primatelj (pismo,</w:t>
      </w:r>
      <w:r w:rsidR="00B4621D">
        <w:rPr>
          <w:sz w:val="20"/>
          <w:szCs w:val="20"/>
        </w:rPr>
        <w:t xml:space="preserve"> </w:t>
      </w:r>
      <w:r>
        <w:rPr>
          <w:sz w:val="20"/>
          <w:szCs w:val="20"/>
        </w:rPr>
        <w:t>e-mail, telefonski razgovor</w:t>
      </w:r>
      <w:r w:rsidR="00B4621D">
        <w:rPr>
          <w:sz w:val="20"/>
          <w:szCs w:val="20"/>
        </w:rPr>
        <w:t>…</w:t>
      </w:r>
      <w:r>
        <w:rPr>
          <w:sz w:val="20"/>
          <w:szCs w:val="20"/>
        </w:rPr>
        <w:t>),</w:t>
      </w:r>
      <w:r w:rsidRPr="006D458B">
        <w:rPr>
          <w:sz w:val="20"/>
          <w:szCs w:val="20"/>
        </w:rPr>
        <w:t xml:space="preserve"> </w:t>
      </w:r>
      <w:r>
        <w:rPr>
          <w:sz w:val="20"/>
          <w:szCs w:val="20"/>
        </w:rPr>
        <w:t>datum komunikacije.</w:t>
      </w:r>
      <w:r w:rsidRPr="006D458B">
        <w:rPr>
          <w:sz w:val="20"/>
          <w:szCs w:val="20"/>
        </w:rPr>
        <w:t xml:space="preserve"> </w:t>
      </w:r>
    </w:p>
    <w:p w14:paraId="00DD17D9" w14:textId="2D69E561" w:rsidR="00226659" w:rsidRDefault="005A687B" w:rsidP="007562FD">
      <w:pPr>
        <w:ind w:firstLine="0"/>
        <w:rPr>
          <w:color w:val="2E74B5" w:themeColor="accent1" w:themeShade="BF"/>
        </w:rPr>
      </w:pPr>
      <w:r>
        <w:rPr>
          <w:color w:val="2E74B5" w:themeColor="accent1" w:themeShade="BF"/>
        </w:rPr>
        <w:t>ROBBINS</w:t>
      </w:r>
      <w:r w:rsidR="001B336E">
        <w:rPr>
          <w:color w:val="2E74B5" w:themeColor="accent1" w:themeShade="BF"/>
        </w:rPr>
        <w:t xml:space="preserve">, E. 2004. </w:t>
      </w:r>
      <w:proofErr w:type="spellStart"/>
      <w:r w:rsidR="00632900">
        <w:rPr>
          <w:color w:val="2E74B5" w:themeColor="accent1" w:themeShade="BF"/>
        </w:rPr>
        <w:t>Elektonska</w:t>
      </w:r>
      <w:proofErr w:type="spellEnd"/>
      <w:r w:rsidR="00632900">
        <w:rPr>
          <w:color w:val="2E74B5" w:themeColor="accent1" w:themeShade="BF"/>
        </w:rPr>
        <w:t xml:space="preserve"> pošta</w:t>
      </w:r>
      <w:r w:rsidR="00B4621D">
        <w:rPr>
          <w:color w:val="2E74B5" w:themeColor="accent1" w:themeShade="BF"/>
        </w:rPr>
        <w:t xml:space="preserve"> Peri Periću, 4. siječnja 200</w:t>
      </w:r>
      <w:r>
        <w:rPr>
          <w:color w:val="2E74B5" w:themeColor="accent1" w:themeShade="BF"/>
        </w:rPr>
        <w:t>4</w:t>
      </w:r>
      <w:r w:rsidR="00B4621D">
        <w:rPr>
          <w:color w:val="2E74B5" w:themeColor="accent1" w:themeShade="BF"/>
        </w:rPr>
        <w:t>.</w:t>
      </w:r>
    </w:p>
    <w:p w14:paraId="47DCF204" w14:textId="77777777" w:rsidR="00B4621D" w:rsidRDefault="00B4621D" w:rsidP="007562FD">
      <w:pPr>
        <w:ind w:firstLine="0"/>
        <w:rPr>
          <w:b/>
          <w:u w:val="single"/>
        </w:rPr>
      </w:pPr>
    </w:p>
    <w:p w14:paraId="08A55504" w14:textId="32252688" w:rsidR="00B57F93" w:rsidRDefault="00146FB0" w:rsidP="007562FD">
      <w:pPr>
        <w:ind w:firstLine="0"/>
      </w:pPr>
      <w:r>
        <w:rPr>
          <w:b/>
          <w:u w:val="single"/>
        </w:rPr>
        <w:t>Online sadržaji</w:t>
      </w:r>
      <w:r w:rsidR="00C61D40">
        <w:rPr>
          <w:b/>
          <w:u w:val="single"/>
        </w:rPr>
        <w:t xml:space="preserve"> (</w:t>
      </w:r>
      <w:proofErr w:type="spellStart"/>
      <w:r w:rsidR="00C61D40">
        <w:rPr>
          <w:b/>
          <w:u w:val="single"/>
        </w:rPr>
        <w:t>Intrenet</w:t>
      </w:r>
      <w:proofErr w:type="spellEnd"/>
      <w:r w:rsidR="00C61D40">
        <w:rPr>
          <w:b/>
          <w:u w:val="single"/>
        </w:rPr>
        <w:t xml:space="preserve"> stranice, e-knjige, e-časopisi…)</w:t>
      </w:r>
      <w:r w:rsidR="007A62F3">
        <w:t xml:space="preserve"> uz ostalo sadrže i </w:t>
      </w:r>
      <w:r w:rsidR="00C95DDB">
        <w:t xml:space="preserve">URL </w:t>
      </w:r>
      <w:r w:rsidR="007A62F3">
        <w:t>adresu stranice</w:t>
      </w:r>
      <w:r w:rsidR="00C95DDB">
        <w:t xml:space="preserve"> te datum pristupa</w:t>
      </w:r>
      <w:r w:rsidR="00C0332C">
        <w:t>.</w:t>
      </w:r>
      <w:r w:rsidR="00345C3B">
        <w:t xml:space="preserve"> </w:t>
      </w:r>
    </w:p>
    <w:p w14:paraId="42E5DDA7" w14:textId="2BD8C0F1" w:rsidR="003A2647" w:rsidRDefault="0068132C" w:rsidP="007562FD">
      <w:pPr>
        <w:ind w:firstLine="0"/>
      </w:pPr>
      <w:r>
        <w:rPr>
          <w:sz w:val="20"/>
          <w:szCs w:val="20"/>
        </w:rPr>
        <w:t>PREZIME, INICIJAL</w:t>
      </w:r>
      <w:r w:rsidR="003A2647">
        <w:rPr>
          <w:sz w:val="20"/>
          <w:szCs w:val="20"/>
        </w:rPr>
        <w:t xml:space="preserve">(I) </w:t>
      </w:r>
      <w:r>
        <w:rPr>
          <w:sz w:val="20"/>
          <w:szCs w:val="20"/>
        </w:rPr>
        <w:t>AUTORA.</w:t>
      </w:r>
      <w:r w:rsidR="003A2647" w:rsidRPr="006D458B">
        <w:rPr>
          <w:sz w:val="20"/>
          <w:szCs w:val="20"/>
        </w:rPr>
        <w:t xml:space="preserve"> GODINA. Naziv </w:t>
      </w:r>
      <w:r w:rsidR="00DD2A0B">
        <w:rPr>
          <w:sz w:val="20"/>
          <w:szCs w:val="20"/>
        </w:rPr>
        <w:t>teksta/web stranice</w:t>
      </w:r>
      <w:r w:rsidR="003A2647" w:rsidRPr="006D458B">
        <w:rPr>
          <w:sz w:val="20"/>
          <w:szCs w:val="20"/>
        </w:rPr>
        <w:t xml:space="preserve">. </w:t>
      </w:r>
      <w:r w:rsidR="003A2647">
        <w:rPr>
          <w:sz w:val="20"/>
          <w:szCs w:val="20"/>
        </w:rPr>
        <w:t>U</w:t>
      </w:r>
      <w:r w:rsidR="00145DD5">
        <w:rPr>
          <w:sz w:val="20"/>
          <w:szCs w:val="20"/>
        </w:rPr>
        <w:t>RL adresa (datum pristupa</w:t>
      </w:r>
      <w:r w:rsidR="003A2647">
        <w:rPr>
          <w:sz w:val="20"/>
          <w:szCs w:val="20"/>
        </w:rPr>
        <w:t>)</w:t>
      </w:r>
    </w:p>
    <w:p w14:paraId="02A8BD99" w14:textId="0E18B486" w:rsidR="00754EA1" w:rsidRDefault="005A687B" w:rsidP="007562FD">
      <w:pPr>
        <w:ind w:firstLine="0"/>
        <w:rPr>
          <w:rStyle w:val="Hyperlink"/>
          <w:color w:val="2E74B5" w:themeColor="accent1" w:themeShade="BF"/>
          <w:u w:val="none"/>
        </w:rPr>
      </w:pPr>
      <w:r>
        <w:rPr>
          <w:color w:val="2E74B5" w:themeColor="accent1" w:themeShade="BF"/>
        </w:rPr>
        <w:t>VIADUKT</w:t>
      </w:r>
      <w:r w:rsidR="00321215">
        <w:rPr>
          <w:color w:val="2E74B5" w:themeColor="accent1" w:themeShade="BF"/>
        </w:rPr>
        <w:t xml:space="preserve"> d.d.</w:t>
      </w:r>
      <w:r w:rsidR="004C25DB">
        <w:rPr>
          <w:color w:val="2E74B5" w:themeColor="accent1" w:themeShade="BF"/>
        </w:rPr>
        <w:t xml:space="preserve"> </w:t>
      </w:r>
      <w:r w:rsidR="007A62F3" w:rsidRPr="007A62F3">
        <w:rPr>
          <w:color w:val="2E74B5" w:themeColor="accent1" w:themeShade="BF"/>
        </w:rPr>
        <w:t>2006</w:t>
      </w:r>
      <w:r w:rsidR="007A62F3" w:rsidRPr="006D458B">
        <w:rPr>
          <w:color w:val="2E74B5" w:themeColor="accent1" w:themeShade="BF"/>
        </w:rPr>
        <w:t xml:space="preserve">. </w:t>
      </w:r>
      <w:r w:rsidR="007A62F3" w:rsidRPr="00415FD6">
        <w:rPr>
          <w:i/>
          <w:color w:val="2E74B5" w:themeColor="accent1" w:themeShade="BF"/>
        </w:rPr>
        <w:t xml:space="preserve">Tunel </w:t>
      </w:r>
      <w:proofErr w:type="spellStart"/>
      <w:r w:rsidR="007A62F3" w:rsidRPr="00415FD6">
        <w:rPr>
          <w:i/>
          <w:color w:val="2E74B5" w:themeColor="accent1" w:themeShade="BF"/>
        </w:rPr>
        <w:t>Sleme</w:t>
      </w:r>
      <w:proofErr w:type="spellEnd"/>
      <w:r w:rsidR="007A62F3" w:rsidRPr="006D458B">
        <w:rPr>
          <w:color w:val="2E74B5" w:themeColor="accent1" w:themeShade="BF"/>
        </w:rPr>
        <w:t>.</w:t>
      </w:r>
      <w:r w:rsidR="007A62F3" w:rsidRPr="007A62F3">
        <w:rPr>
          <w:color w:val="2E74B5" w:themeColor="accent1" w:themeShade="BF"/>
        </w:rPr>
        <w:t xml:space="preserve"> URL: </w:t>
      </w:r>
      <w:hyperlink r:id="rId25" w:history="1">
        <w:r w:rsidRPr="00E957B7">
          <w:rPr>
            <w:rStyle w:val="Hyperlink"/>
          </w:rPr>
          <w:t>http://www.viadukt.hr/ tunel-</w:t>
        </w:r>
        <w:proofErr w:type="spellStart"/>
        <w:r w:rsidRPr="00E957B7">
          <w:rPr>
            <w:rStyle w:val="Hyperlink"/>
          </w:rPr>
          <w:t>sleme</w:t>
        </w:r>
        <w:proofErr w:type="spellEnd"/>
        <w:r w:rsidRPr="00E957B7">
          <w:rPr>
            <w:rStyle w:val="Hyperlink"/>
          </w:rPr>
          <w:t>-desna-cijev</w:t>
        </w:r>
      </w:hyperlink>
      <w:r w:rsidR="007A62F3" w:rsidRPr="007A62F3">
        <w:rPr>
          <w:rStyle w:val="Hyperlink"/>
          <w:color w:val="2E74B5" w:themeColor="accent1" w:themeShade="BF"/>
        </w:rPr>
        <w:t xml:space="preserve"> </w:t>
      </w:r>
      <w:r w:rsidRPr="005A687B">
        <w:rPr>
          <w:rStyle w:val="Hyperlink"/>
          <w:color w:val="2E74B5" w:themeColor="accent1" w:themeShade="BF"/>
          <w:u w:val="none"/>
        </w:rPr>
        <w:t xml:space="preserve"> </w:t>
      </w:r>
      <w:r w:rsidR="007A62F3" w:rsidRPr="000533D7">
        <w:rPr>
          <w:rStyle w:val="Hyperlink"/>
          <w:color w:val="2E74B5" w:themeColor="accent1" w:themeShade="BF"/>
          <w:u w:val="none"/>
        </w:rPr>
        <w:t>(3.9.20</w:t>
      </w:r>
      <w:r w:rsidR="001C4613" w:rsidRPr="000533D7">
        <w:rPr>
          <w:rStyle w:val="Hyperlink"/>
          <w:color w:val="2E74B5" w:themeColor="accent1" w:themeShade="BF"/>
          <w:u w:val="none"/>
        </w:rPr>
        <w:t>06</w:t>
      </w:r>
      <w:r w:rsidR="007A62F3" w:rsidRPr="000533D7">
        <w:rPr>
          <w:rStyle w:val="Hyperlink"/>
          <w:color w:val="2E74B5" w:themeColor="accent1" w:themeShade="BF"/>
          <w:u w:val="none"/>
        </w:rPr>
        <w:t>.)</w:t>
      </w:r>
    </w:p>
    <w:p w14:paraId="4D77B0B5" w14:textId="147F1713" w:rsidR="00AD433D" w:rsidRDefault="005A687B" w:rsidP="00AD433D">
      <w:pPr>
        <w:ind w:firstLine="0"/>
        <w:rPr>
          <w:rStyle w:val="Hyperlink"/>
          <w:color w:val="2E74B5" w:themeColor="accent1" w:themeShade="BF"/>
          <w:u w:val="none"/>
        </w:rPr>
      </w:pPr>
      <w:r>
        <w:rPr>
          <w:rStyle w:val="Hyperlink"/>
          <w:color w:val="2E74B5" w:themeColor="accent1" w:themeShade="BF"/>
          <w:u w:val="none"/>
        </w:rPr>
        <w:t>UNIVERSITY OF KENTUCKY</w:t>
      </w:r>
      <w:r w:rsidR="00754EA1">
        <w:rPr>
          <w:rStyle w:val="Hyperlink"/>
          <w:color w:val="2E74B5" w:themeColor="accent1" w:themeShade="BF"/>
          <w:u w:val="none"/>
        </w:rPr>
        <w:t xml:space="preserve">. 2012. </w:t>
      </w:r>
      <w:proofErr w:type="spellStart"/>
      <w:r w:rsidR="00754EA1" w:rsidRPr="00415FD6">
        <w:rPr>
          <w:rStyle w:val="Hyperlink"/>
          <w:i/>
          <w:color w:val="2E74B5" w:themeColor="accent1" w:themeShade="BF"/>
          <w:u w:val="none"/>
        </w:rPr>
        <w:t>Methods</w:t>
      </w:r>
      <w:proofErr w:type="spellEnd"/>
      <w:r w:rsidR="00754EA1" w:rsidRPr="00415FD6">
        <w:rPr>
          <w:rStyle w:val="Hyperlink"/>
          <w:i/>
          <w:color w:val="2E74B5" w:themeColor="accent1" w:themeShade="BF"/>
          <w:u w:val="none"/>
        </w:rPr>
        <w:t xml:space="preserve"> </w:t>
      </w:r>
      <w:proofErr w:type="spellStart"/>
      <w:r w:rsidR="00754EA1" w:rsidRPr="00415FD6">
        <w:rPr>
          <w:rStyle w:val="Hyperlink"/>
          <w:i/>
          <w:color w:val="2E74B5" w:themeColor="accent1" w:themeShade="BF"/>
          <w:u w:val="none"/>
        </w:rPr>
        <w:t>of</w:t>
      </w:r>
      <w:proofErr w:type="spellEnd"/>
      <w:r w:rsidR="00754EA1" w:rsidRPr="00415FD6">
        <w:rPr>
          <w:rStyle w:val="Hyperlink"/>
          <w:i/>
          <w:color w:val="2E74B5" w:themeColor="accent1" w:themeShade="BF"/>
          <w:u w:val="none"/>
        </w:rPr>
        <w:t xml:space="preserve"> </w:t>
      </w:r>
      <w:proofErr w:type="spellStart"/>
      <w:r w:rsidR="00754EA1" w:rsidRPr="00415FD6">
        <w:rPr>
          <w:rStyle w:val="Hyperlink"/>
          <w:i/>
          <w:color w:val="2E74B5" w:themeColor="accent1" w:themeShade="BF"/>
          <w:u w:val="none"/>
        </w:rPr>
        <w:t>mining</w:t>
      </w:r>
      <w:proofErr w:type="spellEnd"/>
      <w:r w:rsidR="00754EA1">
        <w:rPr>
          <w:rStyle w:val="Hyperlink"/>
          <w:color w:val="2E74B5" w:themeColor="accent1" w:themeShade="BF"/>
          <w:u w:val="none"/>
        </w:rPr>
        <w:t>. URL:</w:t>
      </w:r>
      <w:r w:rsidR="00754EA1" w:rsidRPr="00754EA1">
        <w:t xml:space="preserve"> </w:t>
      </w:r>
      <w:r w:rsidR="00754EA1" w:rsidRPr="00754EA1">
        <w:rPr>
          <w:rStyle w:val="Hyperlink"/>
          <w:color w:val="2E74B5" w:themeColor="accent1" w:themeShade="BF"/>
          <w:u w:val="none"/>
        </w:rPr>
        <w:t>https://</w:t>
      </w:r>
      <w:r>
        <w:rPr>
          <w:rStyle w:val="Hyperlink"/>
          <w:color w:val="2E74B5" w:themeColor="accent1" w:themeShade="BF"/>
          <w:u w:val="none"/>
        </w:rPr>
        <w:t xml:space="preserve"> </w:t>
      </w:r>
      <w:hyperlink r:id="rId26" w:history="1">
        <w:r w:rsidR="00754EA1" w:rsidRPr="00E957B7">
          <w:rPr>
            <w:rStyle w:val="Hyperlink"/>
          </w:rPr>
          <w:t>www.uky.edu/</w:t>
        </w:r>
      </w:hyperlink>
      <w:r w:rsidR="00754EA1">
        <w:rPr>
          <w:rStyle w:val="Hyperlink"/>
          <w:color w:val="2E74B5" w:themeColor="accent1" w:themeShade="BF"/>
          <w:u w:val="none"/>
        </w:rPr>
        <w:t xml:space="preserve"> </w:t>
      </w:r>
      <w:r w:rsidR="00754EA1" w:rsidRPr="00754EA1">
        <w:rPr>
          <w:rStyle w:val="Hyperlink"/>
          <w:color w:val="2E74B5" w:themeColor="accent1" w:themeShade="BF"/>
          <w:u w:val="none"/>
        </w:rPr>
        <w:t>KGS/</w:t>
      </w:r>
      <w:r w:rsidR="00754EA1">
        <w:rPr>
          <w:rStyle w:val="Hyperlink"/>
          <w:color w:val="2E74B5" w:themeColor="accent1" w:themeShade="BF"/>
          <w:u w:val="none"/>
        </w:rPr>
        <w:t xml:space="preserve"> </w:t>
      </w:r>
      <w:proofErr w:type="spellStart"/>
      <w:r w:rsidR="00754EA1" w:rsidRPr="00754EA1">
        <w:rPr>
          <w:rStyle w:val="Hyperlink"/>
          <w:color w:val="2E74B5" w:themeColor="accent1" w:themeShade="BF"/>
          <w:u w:val="none"/>
        </w:rPr>
        <w:t>coal</w:t>
      </w:r>
      <w:proofErr w:type="spellEnd"/>
      <w:r w:rsidR="00754EA1" w:rsidRPr="00754EA1">
        <w:rPr>
          <w:rStyle w:val="Hyperlink"/>
          <w:color w:val="2E74B5" w:themeColor="accent1" w:themeShade="BF"/>
          <w:u w:val="none"/>
        </w:rPr>
        <w:t>/</w:t>
      </w:r>
      <w:r w:rsidR="00754EA1">
        <w:rPr>
          <w:rStyle w:val="Hyperlink"/>
          <w:color w:val="2E74B5" w:themeColor="accent1" w:themeShade="BF"/>
          <w:u w:val="none"/>
        </w:rPr>
        <w:t xml:space="preserve"> </w:t>
      </w:r>
      <w:r w:rsidR="00754EA1" w:rsidRPr="00754EA1">
        <w:rPr>
          <w:rStyle w:val="Hyperlink"/>
          <w:color w:val="2E74B5" w:themeColor="accent1" w:themeShade="BF"/>
          <w:u w:val="none"/>
        </w:rPr>
        <w:t>coal_mining.htm</w:t>
      </w:r>
      <w:r w:rsidR="00754EA1">
        <w:rPr>
          <w:rStyle w:val="Hyperlink"/>
          <w:color w:val="2E74B5" w:themeColor="accent1" w:themeShade="BF"/>
          <w:u w:val="none"/>
        </w:rPr>
        <w:t xml:space="preserve"> (3.2.2017.)</w:t>
      </w:r>
    </w:p>
    <w:p w14:paraId="4AE56529" w14:textId="77777777" w:rsidR="00B751C1" w:rsidRDefault="00B751C1" w:rsidP="00AD433D">
      <w:pPr>
        <w:ind w:firstLine="0"/>
      </w:pPr>
    </w:p>
    <w:p w14:paraId="4BAEF206" w14:textId="02F34D34" w:rsidR="00D0231E" w:rsidRDefault="00D0231E" w:rsidP="00AD433D">
      <w:pPr>
        <w:ind w:firstLine="0"/>
      </w:pPr>
      <w:r>
        <w:t>U slučaju da je URL poveznica duga i nepregledna potrebno je poveznicu razlomiti ili skratiti do prve kose crte, npr.:</w:t>
      </w:r>
    </w:p>
    <w:p w14:paraId="31539C71" w14:textId="1A79CDB4" w:rsidR="00D0231E" w:rsidRDefault="00D0231E" w:rsidP="00D0231E">
      <w:pPr>
        <w:ind w:firstLine="0"/>
        <w:rPr>
          <w:rStyle w:val="Hyperlink"/>
          <w:color w:val="2E74B5" w:themeColor="accent1" w:themeShade="BF"/>
          <w:u w:val="none"/>
        </w:rPr>
      </w:pPr>
      <w:r>
        <w:rPr>
          <w:rStyle w:val="Hyperlink"/>
          <w:color w:val="2E74B5" w:themeColor="accent1" w:themeShade="BF"/>
          <w:u w:val="none"/>
        </w:rPr>
        <w:t>URL:</w:t>
      </w:r>
      <w:r w:rsidRPr="00754EA1">
        <w:t xml:space="preserve"> </w:t>
      </w:r>
      <w:r w:rsidRPr="00754EA1">
        <w:rPr>
          <w:rStyle w:val="Hyperlink"/>
          <w:color w:val="2E74B5" w:themeColor="accent1" w:themeShade="BF"/>
          <w:u w:val="none"/>
        </w:rPr>
        <w:t>https://</w:t>
      </w:r>
      <w:r>
        <w:rPr>
          <w:rStyle w:val="Hyperlink"/>
          <w:color w:val="2E74B5" w:themeColor="accent1" w:themeShade="BF"/>
          <w:u w:val="none"/>
        </w:rPr>
        <w:t xml:space="preserve"> </w:t>
      </w:r>
      <w:hyperlink r:id="rId27" w:history="1">
        <w:r w:rsidRPr="00E957B7">
          <w:rPr>
            <w:rStyle w:val="Hyperlink"/>
          </w:rPr>
          <w:t>www.uky.edu/</w:t>
        </w:r>
      </w:hyperlink>
    </w:p>
    <w:p w14:paraId="1CAA15A2" w14:textId="77777777" w:rsidR="00B751C1" w:rsidRDefault="00B751C1" w:rsidP="00AD433D">
      <w:pPr>
        <w:ind w:firstLine="0"/>
        <w:rPr>
          <w:color w:val="FF0000"/>
        </w:rPr>
      </w:pPr>
    </w:p>
    <w:p w14:paraId="014785D9" w14:textId="77777777" w:rsidR="00796808" w:rsidRDefault="00AD433D" w:rsidP="00AD433D">
      <w:pPr>
        <w:ind w:firstLine="0"/>
        <w:rPr>
          <w:color w:val="FF0000"/>
        </w:rPr>
      </w:pPr>
      <w:r w:rsidRPr="00F06C1A">
        <w:rPr>
          <w:color w:val="FF0000"/>
        </w:rPr>
        <w:t xml:space="preserve">Literatura preuzeta (download) u elektronskom obliku (PDF, DOC, ODT…) ne </w:t>
      </w:r>
      <w:r>
        <w:rPr>
          <w:color w:val="FF0000"/>
        </w:rPr>
        <w:t xml:space="preserve">smatra se </w:t>
      </w:r>
      <w:r w:rsidRPr="00F06C1A">
        <w:rPr>
          <w:color w:val="FF0000"/>
        </w:rPr>
        <w:t>on</w:t>
      </w:r>
      <w:r>
        <w:rPr>
          <w:color w:val="FF0000"/>
        </w:rPr>
        <w:t>-</w:t>
      </w:r>
      <w:r w:rsidRPr="00F06C1A">
        <w:rPr>
          <w:color w:val="FF0000"/>
        </w:rPr>
        <w:t>line sadržaj</w:t>
      </w:r>
      <w:r>
        <w:rPr>
          <w:color w:val="FF0000"/>
        </w:rPr>
        <w:t>em</w:t>
      </w:r>
      <w:r w:rsidRPr="00F06C1A">
        <w:rPr>
          <w:color w:val="FF0000"/>
        </w:rPr>
        <w:t xml:space="preserve"> i citira se jednako kao </w:t>
      </w:r>
      <w:r>
        <w:rPr>
          <w:color w:val="FF0000"/>
        </w:rPr>
        <w:t>i papirnati oblik, zavisno o vrsti rada.</w:t>
      </w:r>
    </w:p>
    <w:p w14:paraId="55C9EFFD" w14:textId="77777777" w:rsidR="00E001BD" w:rsidRDefault="00E001BD" w:rsidP="00AD433D">
      <w:pPr>
        <w:ind w:firstLine="0"/>
        <w:rPr>
          <w:color w:val="FF0000"/>
        </w:rPr>
      </w:pPr>
    </w:p>
    <w:p w14:paraId="24860B6D" w14:textId="6CEC51E4" w:rsidR="003806FC" w:rsidRPr="003806FC" w:rsidRDefault="003806FC" w:rsidP="00E001BD">
      <w:pPr>
        <w:ind w:firstLine="0"/>
        <w:rPr>
          <w:rStyle w:val="Hyperlink"/>
          <w:color w:val="2E74B5" w:themeColor="accent1" w:themeShade="BF"/>
          <w:u w:val="none"/>
        </w:rPr>
      </w:pPr>
    </w:p>
    <w:sectPr w:rsidR="003806FC" w:rsidRPr="003806FC" w:rsidSect="004B13A0">
      <w:headerReference w:type="default" r:id="rId28"/>
      <w:footerReference w:type="default" r:id="rId29"/>
      <w:pgSz w:w="11906" w:h="16838" w:code="9"/>
      <w:pgMar w:top="1418" w:right="1418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AEAA8B" w14:textId="77777777" w:rsidR="007E7E18" w:rsidRDefault="007E7E18" w:rsidP="00C13E8C">
      <w:r>
        <w:separator/>
      </w:r>
    </w:p>
  </w:endnote>
  <w:endnote w:type="continuationSeparator" w:id="0">
    <w:p w14:paraId="54ED28AF" w14:textId="77777777" w:rsidR="007E7E18" w:rsidRDefault="007E7E18" w:rsidP="00C13E8C">
      <w:r>
        <w:continuationSeparator/>
      </w:r>
    </w:p>
  </w:endnote>
  <w:endnote w:type="continuationNotice" w:id="1">
    <w:p w14:paraId="6127BD52" w14:textId="77777777" w:rsidR="007E7E18" w:rsidRDefault="007E7E1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8BBDE5" w14:textId="77777777" w:rsidR="00E81659" w:rsidRDefault="00E81659" w:rsidP="00C13E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45074" w14:textId="77777777" w:rsidR="00E81659" w:rsidRDefault="00E81659" w:rsidP="00C13E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8688686"/>
      <w:docPartObj>
        <w:docPartGallery w:val="Page Numbers (Bottom of Page)"/>
        <w:docPartUnique/>
      </w:docPartObj>
    </w:sdtPr>
    <w:sdtContent>
      <w:p w14:paraId="34186495" w14:textId="576BFD34" w:rsidR="00E81659" w:rsidRDefault="00E8165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</w:p>
    </w:sdtContent>
  </w:sdt>
  <w:p w14:paraId="3AD4979C" w14:textId="77777777" w:rsidR="00E81659" w:rsidRDefault="00E81659" w:rsidP="00C13E8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61645408"/>
      <w:docPartObj>
        <w:docPartGallery w:val="Page Numbers (Bottom of Page)"/>
        <w:docPartUnique/>
      </w:docPartObj>
    </w:sdtPr>
    <w:sdtContent>
      <w:p w14:paraId="59D25C71" w14:textId="242F4C2B" w:rsidR="00AC7C04" w:rsidRDefault="00AC7C0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2A8201" w14:textId="77777777" w:rsidR="00E81659" w:rsidRDefault="00E81659" w:rsidP="00C13E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B0FD3D" w14:textId="77777777" w:rsidR="007E7E18" w:rsidRDefault="007E7E18" w:rsidP="00C13E8C">
      <w:r>
        <w:separator/>
      </w:r>
    </w:p>
  </w:footnote>
  <w:footnote w:type="continuationSeparator" w:id="0">
    <w:p w14:paraId="27B73A16" w14:textId="77777777" w:rsidR="007E7E18" w:rsidRDefault="007E7E18" w:rsidP="00C13E8C">
      <w:r>
        <w:continuationSeparator/>
      </w:r>
    </w:p>
  </w:footnote>
  <w:footnote w:type="continuationNotice" w:id="1">
    <w:p w14:paraId="0F50C266" w14:textId="77777777" w:rsidR="007E7E18" w:rsidRDefault="007E7E1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9EAD72" w14:textId="77777777" w:rsidR="00E81659" w:rsidRDefault="00E81659" w:rsidP="00C13E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AA46D6" w14:textId="77777777" w:rsidR="00E81659" w:rsidRDefault="00E81659" w:rsidP="00C13E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4C257D" w14:textId="77777777" w:rsidR="00E81659" w:rsidRDefault="00E81659" w:rsidP="00C13E8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90995" w14:textId="77777777" w:rsidR="00E81659" w:rsidRDefault="00E81659" w:rsidP="00C13E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E1F92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4B056D"/>
    <w:multiLevelType w:val="hybridMultilevel"/>
    <w:tmpl w:val="9266FE82"/>
    <w:lvl w:ilvl="0" w:tplc="0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B65E31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17F4E9B"/>
    <w:multiLevelType w:val="hybridMultilevel"/>
    <w:tmpl w:val="9E966974"/>
    <w:lvl w:ilvl="0" w:tplc="E398F82A">
      <w:start w:val="1"/>
      <w:numFmt w:val="bullet"/>
      <w:pStyle w:val="Popis---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25CA00C1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66402DA"/>
    <w:multiLevelType w:val="multilevel"/>
    <w:tmpl w:val="041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9090695"/>
    <w:multiLevelType w:val="hybridMultilevel"/>
    <w:tmpl w:val="DBDE975C"/>
    <w:lvl w:ilvl="0" w:tplc="09F8B110">
      <w:start w:val="1"/>
      <w:numFmt w:val="decimal"/>
      <w:lvlText w:val="%1"/>
      <w:lvlJc w:val="left"/>
      <w:pPr>
        <w:ind w:left="927" w:hanging="360"/>
      </w:pPr>
      <w:rPr>
        <w:rFonts w:ascii="Times New Roman" w:eastAsiaTheme="minorHAnsi" w:hAnsi="Times New Roman" w:cs="Times New Roman"/>
      </w:rPr>
    </w:lvl>
    <w:lvl w:ilvl="1" w:tplc="041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2A0009FF"/>
    <w:multiLevelType w:val="hybridMultilevel"/>
    <w:tmpl w:val="7BF25D52"/>
    <w:lvl w:ilvl="0" w:tplc="6E7C02A0">
      <w:start w:val="1"/>
      <w:numFmt w:val="lowerLetter"/>
      <w:pStyle w:val="Popisabc"/>
      <w:lvlText w:val="%1)"/>
      <w:lvlJc w:val="left"/>
      <w:pPr>
        <w:ind w:left="1287" w:hanging="360"/>
      </w:pPr>
    </w:lvl>
    <w:lvl w:ilvl="1" w:tplc="041A0019">
      <w:start w:val="1"/>
      <w:numFmt w:val="lowerLetter"/>
      <w:lvlText w:val="%2."/>
      <w:lvlJc w:val="left"/>
      <w:pPr>
        <w:ind w:left="2007" w:hanging="360"/>
      </w:pPr>
    </w:lvl>
    <w:lvl w:ilvl="2" w:tplc="041A001B" w:tentative="1">
      <w:start w:val="1"/>
      <w:numFmt w:val="lowerRoman"/>
      <w:lvlText w:val="%3."/>
      <w:lvlJc w:val="right"/>
      <w:pPr>
        <w:ind w:left="2727" w:hanging="180"/>
      </w:pPr>
    </w:lvl>
    <w:lvl w:ilvl="3" w:tplc="041A000F" w:tentative="1">
      <w:start w:val="1"/>
      <w:numFmt w:val="decimal"/>
      <w:lvlText w:val="%4."/>
      <w:lvlJc w:val="left"/>
      <w:pPr>
        <w:ind w:left="3447" w:hanging="360"/>
      </w:pPr>
    </w:lvl>
    <w:lvl w:ilvl="4" w:tplc="041A0019" w:tentative="1">
      <w:start w:val="1"/>
      <w:numFmt w:val="lowerLetter"/>
      <w:lvlText w:val="%5."/>
      <w:lvlJc w:val="left"/>
      <w:pPr>
        <w:ind w:left="4167" w:hanging="360"/>
      </w:pPr>
    </w:lvl>
    <w:lvl w:ilvl="5" w:tplc="041A001B" w:tentative="1">
      <w:start w:val="1"/>
      <w:numFmt w:val="lowerRoman"/>
      <w:lvlText w:val="%6."/>
      <w:lvlJc w:val="right"/>
      <w:pPr>
        <w:ind w:left="4887" w:hanging="180"/>
      </w:pPr>
    </w:lvl>
    <w:lvl w:ilvl="6" w:tplc="041A000F" w:tentative="1">
      <w:start w:val="1"/>
      <w:numFmt w:val="decimal"/>
      <w:lvlText w:val="%7."/>
      <w:lvlJc w:val="left"/>
      <w:pPr>
        <w:ind w:left="5607" w:hanging="360"/>
      </w:pPr>
    </w:lvl>
    <w:lvl w:ilvl="7" w:tplc="041A0019" w:tentative="1">
      <w:start w:val="1"/>
      <w:numFmt w:val="lowerLetter"/>
      <w:lvlText w:val="%8."/>
      <w:lvlJc w:val="left"/>
      <w:pPr>
        <w:ind w:left="6327" w:hanging="360"/>
      </w:pPr>
    </w:lvl>
    <w:lvl w:ilvl="8" w:tplc="041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EC2C71"/>
    <w:multiLevelType w:val="multilevel"/>
    <w:tmpl w:val="041A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9" w15:restartNumberingAfterBreak="0">
    <w:nsid w:val="34817E09"/>
    <w:multiLevelType w:val="multilevel"/>
    <w:tmpl w:val="7FE8810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."/>
      <w:lvlJc w:val="left"/>
      <w:pPr>
        <w:ind w:left="573" w:hanging="432"/>
      </w:pPr>
      <w:rPr>
        <w:rFonts w:hint="default"/>
        <w:b/>
        <w:bCs/>
        <w:i w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CC211C4"/>
    <w:multiLevelType w:val="hybridMultilevel"/>
    <w:tmpl w:val="6074D116"/>
    <w:lvl w:ilvl="0" w:tplc="041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F4C0479"/>
    <w:multiLevelType w:val="multilevel"/>
    <w:tmpl w:val="041A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2" w15:restartNumberingAfterBreak="0">
    <w:nsid w:val="431A70F1"/>
    <w:multiLevelType w:val="hybridMultilevel"/>
    <w:tmpl w:val="A670AD74"/>
    <w:lvl w:ilvl="0" w:tplc="2C228D66">
      <w:start w:val="1"/>
      <w:numFmt w:val="decimal"/>
      <w:pStyle w:val="Popis123"/>
      <w:lvlText w:val="%1)"/>
      <w:lvlJc w:val="left"/>
      <w:pPr>
        <w:ind w:left="680" w:hanging="396"/>
      </w:pPr>
      <w:rPr>
        <w:rFonts w:hint="default"/>
      </w:rPr>
    </w:lvl>
    <w:lvl w:ilvl="1" w:tplc="0114A8E2">
      <w:start w:val="1"/>
      <w:numFmt w:val="lowerLetter"/>
      <w:lvlText w:val="%2)"/>
      <w:lvlJc w:val="left"/>
      <w:pPr>
        <w:ind w:left="1247" w:hanging="396"/>
      </w:pPr>
      <w:rPr>
        <w:rFonts w:hint="default"/>
      </w:rPr>
    </w:lvl>
    <w:lvl w:ilvl="2" w:tplc="75A6035C">
      <w:start w:val="1"/>
      <w:numFmt w:val="lowerRoman"/>
      <w:lvlText w:val="%3."/>
      <w:lvlJc w:val="right"/>
      <w:pPr>
        <w:ind w:left="2727" w:hanging="363"/>
      </w:pPr>
      <w:rPr>
        <w:rFonts w:hint="default"/>
      </w:rPr>
    </w:lvl>
    <w:lvl w:ilvl="3" w:tplc="4164FD16">
      <w:start w:val="1"/>
      <w:numFmt w:val="decimal"/>
      <w:lvlText w:val="%4."/>
      <w:lvlJc w:val="left"/>
      <w:pPr>
        <w:ind w:left="3447" w:hanging="363"/>
      </w:pPr>
      <w:rPr>
        <w:rFonts w:hint="default"/>
      </w:rPr>
    </w:lvl>
    <w:lvl w:ilvl="4" w:tplc="D85E131C">
      <w:start w:val="1"/>
      <w:numFmt w:val="lowerLetter"/>
      <w:lvlText w:val="%5."/>
      <w:lvlJc w:val="left"/>
      <w:pPr>
        <w:ind w:left="4167" w:hanging="363"/>
      </w:pPr>
      <w:rPr>
        <w:rFonts w:hint="default"/>
      </w:rPr>
    </w:lvl>
    <w:lvl w:ilvl="5" w:tplc="56624A8E">
      <w:start w:val="1"/>
      <w:numFmt w:val="lowerRoman"/>
      <w:lvlText w:val="%6."/>
      <w:lvlJc w:val="right"/>
      <w:pPr>
        <w:ind w:left="4887" w:hanging="363"/>
      </w:pPr>
      <w:rPr>
        <w:rFonts w:hint="default"/>
      </w:rPr>
    </w:lvl>
    <w:lvl w:ilvl="6" w:tplc="9F981A80">
      <w:start w:val="1"/>
      <w:numFmt w:val="decimal"/>
      <w:lvlText w:val="%7."/>
      <w:lvlJc w:val="left"/>
      <w:pPr>
        <w:ind w:left="5607" w:hanging="363"/>
      </w:pPr>
      <w:rPr>
        <w:rFonts w:hint="default"/>
      </w:rPr>
    </w:lvl>
    <w:lvl w:ilvl="7" w:tplc="F88A871E">
      <w:start w:val="1"/>
      <w:numFmt w:val="lowerLetter"/>
      <w:lvlText w:val="%8."/>
      <w:lvlJc w:val="left"/>
      <w:pPr>
        <w:ind w:left="6327" w:hanging="363"/>
      </w:pPr>
      <w:rPr>
        <w:rFonts w:hint="default"/>
      </w:rPr>
    </w:lvl>
    <w:lvl w:ilvl="8" w:tplc="0DDC1E12">
      <w:start w:val="1"/>
      <w:numFmt w:val="lowerRoman"/>
      <w:lvlText w:val="%9."/>
      <w:lvlJc w:val="right"/>
      <w:pPr>
        <w:ind w:left="7047" w:hanging="363"/>
      </w:pPr>
      <w:rPr>
        <w:rFonts w:hint="default"/>
      </w:rPr>
    </w:lvl>
  </w:abstractNum>
  <w:abstractNum w:abstractNumId="13" w15:restartNumberingAfterBreak="0">
    <w:nsid w:val="558756BB"/>
    <w:multiLevelType w:val="hybridMultilevel"/>
    <w:tmpl w:val="4688439A"/>
    <w:lvl w:ilvl="0" w:tplc="F78C5C52">
      <w:start w:val="1"/>
      <w:numFmt w:val="upperLetter"/>
      <w:lvlText w:val="%1."/>
      <w:lvlJc w:val="left"/>
      <w:pPr>
        <w:ind w:left="644" w:hanging="360"/>
      </w:pPr>
      <w:rPr>
        <w:rFonts w:hint="default"/>
        <w:color w:val="FF0000"/>
      </w:rPr>
    </w:lvl>
    <w:lvl w:ilvl="1" w:tplc="041A0019" w:tentative="1">
      <w:start w:val="1"/>
      <w:numFmt w:val="lowerLetter"/>
      <w:lvlText w:val="%2."/>
      <w:lvlJc w:val="left"/>
      <w:pPr>
        <w:ind w:left="1364" w:hanging="360"/>
      </w:pPr>
    </w:lvl>
    <w:lvl w:ilvl="2" w:tplc="041A001B" w:tentative="1">
      <w:start w:val="1"/>
      <w:numFmt w:val="lowerRoman"/>
      <w:lvlText w:val="%3."/>
      <w:lvlJc w:val="right"/>
      <w:pPr>
        <w:ind w:left="2084" w:hanging="180"/>
      </w:pPr>
    </w:lvl>
    <w:lvl w:ilvl="3" w:tplc="041A000F" w:tentative="1">
      <w:start w:val="1"/>
      <w:numFmt w:val="decimal"/>
      <w:lvlText w:val="%4."/>
      <w:lvlJc w:val="left"/>
      <w:pPr>
        <w:ind w:left="2804" w:hanging="360"/>
      </w:pPr>
    </w:lvl>
    <w:lvl w:ilvl="4" w:tplc="041A0019" w:tentative="1">
      <w:start w:val="1"/>
      <w:numFmt w:val="lowerLetter"/>
      <w:lvlText w:val="%5."/>
      <w:lvlJc w:val="left"/>
      <w:pPr>
        <w:ind w:left="3524" w:hanging="360"/>
      </w:pPr>
    </w:lvl>
    <w:lvl w:ilvl="5" w:tplc="041A001B" w:tentative="1">
      <w:start w:val="1"/>
      <w:numFmt w:val="lowerRoman"/>
      <w:lvlText w:val="%6."/>
      <w:lvlJc w:val="right"/>
      <w:pPr>
        <w:ind w:left="4244" w:hanging="180"/>
      </w:pPr>
    </w:lvl>
    <w:lvl w:ilvl="6" w:tplc="041A000F" w:tentative="1">
      <w:start w:val="1"/>
      <w:numFmt w:val="decimal"/>
      <w:lvlText w:val="%7."/>
      <w:lvlJc w:val="left"/>
      <w:pPr>
        <w:ind w:left="4964" w:hanging="360"/>
      </w:pPr>
    </w:lvl>
    <w:lvl w:ilvl="7" w:tplc="041A0019" w:tentative="1">
      <w:start w:val="1"/>
      <w:numFmt w:val="lowerLetter"/>
      <w:lvlText w:val="%8."/>
      <w:lvlJc w:val="left"/>
      <w:pPr>
        <w:ind w:left="5684" w:hanging="360"/>
      </w:pPr>
    </w:lvl>
    <w:lvl w:ilvl="8" w:tplc="041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567C176F"/>
    <w:multiLevelType w:val="hybridMultilevel"/>
    <w:tmpl w:val="E3389EEC"/>
    <w:lvl w:ilvl="0" w:tplc="776E1250">
      <w:start w:val="1"/>
      <w:numFmt w:val="decimal"/>
      <w:lvlText w:val="%1."/>
      <w:lvlJc w:val="left"/>
      <w:pPr>
        <w:ind w:left="785" w:hanging="360"/>
      </w:pPr>
    </w:lvl>
    <w:lvl w:ilvl="1" w:tplc="041A0019" w:tentative="1">
      <w:start w:val="1"/>
      <w:numFmt w:val="lowerLetter"/>
      <w:lvlText w:val="%2."/>
      <w:lvlJc w:val="left"/>
      <w:pPr>
        <w:ind w:left="1505" w:hanging="360"/>
      </w:pPr>
    </w:lvl>
    <w:lvl w:ilvl="2" w:tplc="041A001B" w:tentative="1">
      <w:start w:val="1"/>
      <w:numFmt w:val="lowerRoman"/>
      <w:lvlText w:val="%3."/>
      <w:lvlJc w:val="right"/>
      <w:pPr>
        <w:ind w:left="2225" w:hanging="180"/>
      </w:pPr>
    </w:lvl>
    <w:lvl w:ilvl="3" w:tplc="041A000F" w:tentative="1">
      <w:start w:val="1"/>
      <w:numFmt w:val="decimal"/>
      <w:lvlText w:val="%4."/>
      <w:lvlJc w:val="left"/>
      <w:pPr>
        <w:ind w:left="2945" w:hanging="360"/>
      </w:pPr>
    </w:lvl>
    <w:lvl w:ilvl="4" w:tplc="041A0019" w:tentative="1">
      <w:start w:val="1"/>
      <w:numFmt w:val="lowerLetter"/>
      <w:lvlText w:val="%5."/>
      <w:lvlJc w:val="left"/>
      <w:pPr>
        <w:ind w:left="3665" w:hanging="360"/>
      </w:pPr>
    </w:lvl>
    <w:lvl w:ilvl="5" w:tplc="041A001B" w:tentative="1">
      <w:start w:val="1"/>
      <w:numFmt w:val="lowerRoman"/>
      <w:lvlText w:val="%6."/>
      <w:lvlJc w:val="right"/>
      <w:pPr>
        <w:ind w:left="4385" w:hanging="180"/>
      </w:pPr>
    </w:lvl>
    <w:lvl w:ilvl="6" w:tplc="041A000F" w:tentative="1">
      <w:start w:val="1"/>
      <w:numFmt w:val="decimal"/>
      <w:lvlText w:val="%7."/>
      <w:lvlJc w:val="left"/>
      <w:pPr>
        <w:ind w:left="5105" w:hanging="360"/>
      </w:pPr>
    </w:lvl>
    <w:lvl w:ilvl="7" w:tplc="041A0019" w:tentative="1">
      <w:start w:val="1"/>
      <w:numFmt w:val="lowerLetter"/>
      <w:lvlText w:val="%8."/>
      <w:lvlJc w:val="left"/>
      <w:pPr>
        <w:ind w:left="5825" w:hanging="360"/>
      </w:pPr>
    </w:lvl>
    <w:lvl w:ilvl="8" w:tplc="041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5FA1725F"/>
    <w:multiLevelType w:val="multilevel"/>
    <w:tmpl w:val="00FE8F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FC3787F"/>
    <w:multiLevelType w:val="hybridMultilevel"/>
    <w:tmpl w:val="E1D0A278"/>
    <w:lvl w:ilvl="0" w:tplc="4A08A69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2061760"/>
    <w:multiLevelType w:val="hybridMultilevel"/>
    <w:tmpl w:val="CED0A9DA"/>
    <w:lvl w:ilvl="0" w:tplc="041A0001">
      <w:start w:val="1"/>
      <w:numFmt w:val="bullet"/>
      <w:lvlText w:val=""/>
      <w:lvlJc w:val="left"/>
      <w:pPr>
        <w:ind w:left="3129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849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4569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5289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6009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729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7449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8169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889" w:hanging="360"/>
      </w:pPr>
      <w:rPr>
        <w:rFonts w:ascii="Wingdings" w:hAnsi="Wingdings" w:hint="default"/>
      </w:rPr>
    </w:lvl>
  </w:abstractNum>
  <w:abstractNum w:abstractNumId="18" w15:restartNumberingAfterBreak="0">
    <w:nsid w:val="744E2995"/>
    <w:multiLevelType w:val="hybridMultilevel"/>
    <w:tmpl w:val="E9EA6988"/>
    <w:lvl w:ilvl="0" w:tplc="4A08A69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9557AA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785363A2"/>
    <w:multiLevelType w:val="multilevel"/>
    <w:tmpl w:val="041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0506144">
    <w:abstractNumId w:val="19"/>
  </w:num>
  <w:num w:numId="2" w16cid:durableId="818115666">
    <w:abstractNumId w:val="14"/>
  </w:num>
  <w:num w:numId="3" w16cid:durableId="1290278468">
    <w:abstractNumId w:val="9"/>
  </w:num>
  <w:num w:numId="4" w16cid:durableId="1183325918">
    <w:abstractNumId w:val="11"/>
  </w:num>
  <w:num w:numId="5" w16cid:durableId="1497650167">
    <w:abstractNumId w:val="20"/>
  </w:num>
  <w:num w:numId="6" w16cid:durableId="1216939705">
    <w:abstractNumId w:val="15"/>
  </w:num>
  <w:num w:numId="7" w16cid:durableId="2037079101">
    <w:abstractNumId w:val="5"/>
  </w:num>
  <w:num w:numId="8" w16cid:durableId="1183473575">
    <w:abstractNumId w:val="2"/>
  </w:num>
  <w:num w:numId="9" w16cid:durableId="450591768">
    <w:abstractNumId w:val="8"/>
  </w:num>
  <w:num w:numId="10" w16cid:durableId="465319039">
    <w:abstractNumId w:val="4"/>
  </w:num>
  <w:num w:numId="11" w16cid:durableId="106698485">
    <w:abstractNumId w:val="0"/>
  </w:num>
  <w:num w:numId="12" w16cid:durableId="515077023">
    <w:abstractNumId w:val="6"/>
  </w:num>
  <w:num w:numId="13" w16cid:durableId="430007614">
    <w:abstractNumId w:val="3"/>
  </w:num>
  <w:num w:numId="14" w16cid:durableId="455681350">
    <w:abstractNumId w:val="12"/>
  </w:num>
  <w:num w:numId="15" w16cid:durableId="80688178">
    <w:abstractNumId w:val="7"/>
  </w:num>
  <w:num w:numId="16" w16cid:durableId="1168909759">
    <w:abstractNumId w:val="12"/>
    <w:lvlOverride w:ilvl="0">
      <w:startOverride w:val="1"/>
    </w:lvlOverride>
  </w:num>
  <w:num w:numId="17" w16cid:durableId="7937138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260387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7335182">
    <w:abstractNumId w:val="16"/>
  </w:num>
  <w:num w:numId="20" w16cid:durableId="1153834511">
    <w:abstractNumId w:val="17"/>
  </w:num>
  <w:num w:numId="21" w16cid:durableId="1749963764">
    <w:abstractNumId w:val="13"/>
  </w:num>
  <w:num w:numId="22" w16cid:durableId="176962856">
    <w:abstractNumId w:val="10"/>
  </w:num>
  <w:num w:numId="23" w16cid:durableId="1889955372">
    <w:abstractNumId w:val="18"/>
  </w:num>
  <w:num w:numId="24" w16cid:durableId="12112041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Zoran Kovač">
    <w15:presenceInfo w15:providerId="AD" w15:userId="S::zkovac@rgn.hr::dfb96271-1640-495b-b2c8-f6bcc9a8cf5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ocumentProtection w:edit="readOnly" w:formatting="1" w:enforcement="0"/>
  <w:defaultTabStop w:val="28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B51"/>
    <w:rsid w:val="00001B32"/>
    <w:rsid w:val="00003D03"/>
    <w:rsid w:val="0000557A"/>
    <w:rsid w:val="0001028E"/>
    <w:rsid w:val="000211CE"/>
    <w:rsid w:val="000339D4"/>
    <w:rsid w:val="000406AE"/>
    <w:rsid w:val="00042652"/>
    <w:rsid w:val="00046B93"/>
    <w:rsid w:val="000533D7"/>
    <w:rsid w:val="00064E59"/>
    <w:rsid w:val="0007457A"/>
    <w:rsid w:val="00074FD8"/>
    <w:rsid w:val="00076D83"/>
    <w:rsid w:val="00077F45"/>
    <w:rsid w:val="00085ABA"/>
    <w:rsid w:val="000A46DD"/>
    <w:rsid w:val="000A4F31"/>
    <w:rsid w:val="000B29CB"/>
    <w:rsid w:val="000C0DF3"/>
    <w:rsid w:val="000D1405"/>
    <w:rsid w:val="000D1B88"/>
    <w:rsid w:val="000D5101"/>
    <w:rsid w:val="000F2348"/>
    <w:rsid w:val="000F585E"/>
    <w:rsid w:val="00104C41"/>
    <w:rsid w:val="001061AA"/>
    <w:rsid w:val="0010786A"/>
    <w:rsid w:val="00120C9A"/>
    <w:rsid w:val="00127F19"/>
    <w:rsid w:val="0013564A"/>
    <w:rsid w:val="001361FD"/>
    <w:rsid w:val="00145DD5"/>
    <w:rsid w:val="00146FB0"/>
    <w:rsid w:val="001626BF"/>
    <w:rsid w:val="00163B28"/>
    <w:rsid w:val="00171551"/>
    <w:rsid w:val="0017381D"/>
    <w:rsid w:val="00184B17"/>
    <w:rsid w:val="001868AD"/>
    <w:rsid w:val="00195A33"/>
    <w:rsid w:val="00195D98"/>
    <w:rsid w:val="00196BFB"/>
    <w:rsid w:val="001A1510"/>
    <w:rsid w:val="001A5B61"/>
    <w:rsid w:val="001A6AEA"/>
    <w:rsid w:val="001B0BAB"/>
    <w:rsid w:val="001B296B"/>
    <w:rsid w:val="001B336E"/>
    <w:rsid w:val="001B3696"/>
    <w:rsid w:val="001B7819"/>
    <w:rsid w:val="001C4613"/>
    <w:rsid w:val="001C62E3"/>
    <w:rsid w:val="001E041E"/>
    <w:rsid w:val="001F0F87"/>
    <w:rsid w:val="001F1C27"/>
    <w:rsid w:val="00216E78"/>
    <w:rsid w:val="00226659"/>
    <w:rsid w:val="00227D11"/>
    <w:rsid w:val="00227F71"/>
    <w:rsid w:val="00241DFD"/>
    <w:rsid w:val="002475A4"/>
    <w:rsid w:val="00250F91"/>
    <w:rsid w:val="00261385"/>
    <w:rsid w:val="002658C2"/>
    <w:rsid w:val="002729AB"/>
    <w:rsid w:val="00276D30"/>
    <w:rsid w:val="00291957"/>
    <w:rsid w:val="00293F77"/>
    <w:rsid w:val="0029666E"/>
    <w:rsid w:val="002D221C"/>
    <w:rsid w:val="002D2E7D"/>
    <w:rsid w:val="002E619F"/>
    <w:rsid w:val="002E7D2A"/>
    <w:rsid w:val="002F38CA"/>
    <w:rsid w:val="002F3BFD"/>
    <w:rsid w:val="002F6590"/>
    <w:rsid w:val="00303F74"/>
    <w:rsid w:val="00304957"/>
    <w:rsid w:val="00312B53"/>
    <w:rsid w:val="00321215"/>
    <w:rsid w:val="003302F1"/>
    <w:rsid w:val="00333741"/>
    <w:rsid w:val="0033374A"/>
    <w:rsid w:val="00333A16"/>
    <w:rsid w:val="00345C3B"/>
    <w:rsid w:val="00346BF4"/>
    <w:rsid w:val="00354EA7"/>
    <w:rsid w:val="00363532"/>
    <w:rsid w:val="003740A5"/>
    <w:rsid w:val="003806FC"/>
    <w:rsid w:val="00382147"/>
    <w:rsid w:val="003823E4"/>
    <w:rsid w:val="003956BE"/>
    <w:rsid w:val="003A2647"/>
    <w:rsid w:val="003B00DD"/>
    <w:rsid w:val="003B0791"/>
    <w:rsid w:val="003D4133"/>
    <w:rsid w:val="003D4A31"/>
    <w:rsid w:val="003D75C4"/>
    <w:rsid w:val="003E1945"/>
    <w:rsid w:val="003E6808"/>
    <w:rsid w:val="00400BC1"/>
    <w:rsid w:val="004046E8"/>
    <w:rsid w:val="00415588"/>
    <w:rsid w:val="00415FD6"/>
    <w:rsid w:val="00421FA8"/>
    <w:rsid w:val="004242B1"/>
    <w:rsid w:val="00425E1D"/>
    <w:rsid w:val="004279EB"/>
    <w:rsid w:val="00431D95"/>
    <w:rsid w:val="004417FE"/>
    <w:rsid w:val="00455376"/>
    <w:rsid w:val="00456B7E"/>
    <w:rsid w:val="00466D2B"/>
    <w:rsid w:val="004745AC"/>
    <w:rsid w:val="00477411"/>
    <w:rsid w:val="004870ED"/>
    <w:rsid w:val="00487E9A"/>
    <w:rsid w:val="00490BBB"/>
    <w:rsid w:val="004A1471"/>
    <w:rsid w:val="004A3F3F"/>
    <w:rsid w:val="004B0B08"/>
    <w:rsid w:val="004B0FD0"/>
    <w:rsid w:val="004B13A0"/>
    <w:rsid w:val="004B29DA"/>
    <w:rsid w:val="004B5FA4"/>
    <w:rsid w:val="004C03BA"/>
    <w:rsid w:val="004C25DB"/>
    <w:rsid w:val="004C3E35"/>
    <w:rsid w:val="004C5F67"/>
    <w:rsid w:val="004C74AF"/>
    <w:rsid w:val="004D44D9"/>
    <w:rsid w:val="004D5E3E"/>
    <w:rsid w:val="004E06F5"/>
    <w:rsid w:val="004E2F9B"/>
    <w:rsid w:val="004E40CA"/>
    <w:rsid w:val="004E7D58"/>
    <w:rsid w:val="004F3CD8"/>
    <w:rsid w:val="004F5D95"/>
    <w:rsid w:val="00500C2A"/>
    <w:rsid w:val="0050371E"/>
    <w:rsid w:val="00506420"/>
    <w:rsid w:val="005112E9"/>
    <w:rsid w:val="005134C1"/>
    <w:rsid w:val="00515B90"/>
    <w:rsid w:val="005200EC"/>
    <w:rsid w:val="0052627A"/>
    <w:rsid w:val="005326E7"/>
    <w:rsid w:val="00536C46"/>
    <w:rsid w:val="00550985"/>
    <w:rsid w:val="00561DA5"/>
    <w:rsid w:val="00566DF3"/>
    <w:rsid w:val="00567C01"/>
    <w:rsid w:val="0057198B"/>
    <w:rsid w:val="00574D0E"/>
    <w:rsid w:val="0057611B"/>
    <w:rsid w:val="00577C99"/>
    <w:rsid w:val="00583EC6"/>
    <w:rsid w:val="00585287"/>
    <w:rsid w:val="00587FEC"/>
    <w:rsid w:val="00592626"/>
    <w:rsid w:val="00595B2F"/>
    <w:rsid w:val="005A687B"/>
    <w:rsid w:val="005B3351"/>
    <w:rsid w:val="005C6652"/>
    <w:rsid w:val="005D7D84"/>
    <w:rsid w:val="005E08F3"/>
    <w:rsid w:val="005E0A1F"/>
    <w:rsid w:val="005F7FF9"/>
    <w:rsid w:val="00604E0D"/>
    <w:rsid w:val="00613A7B"/>
    <w:rsid w:val="006205B6"/>
    <w:rsid w:val="00623D44"/>
    <w:rsid w:val="00632900"/>
    <w:rsid w:val="00633552"/>
    <w:rsid w:val="0063387E"/>
    <w:rsid w:val="006351EB"/>
    <w:rsid w:val="00635DBB"/>
    <w:rsid w:val="00635F29"/>
    <w:rsid w:val="006453E4"/>
    <w:rsid w:val="006549D7"/>
    <w:rsid w:val="00656E40"/>
    <w:rsid w:val="00665764"/>
    <w:rsid w:val="00674968"/>
    <w:rsid w:val="0068132C"/>
    <w:rsid w:val="006849B3"/>
    <w:rsid w:val="00684E04"/>
    <w:rsid w:val="006850AB"/>
    <w:rsid w:val="00692B85"/>
    <w:rsid w:val="006C28B1"/>
    <w:rsid w:val="006C2A9B"/>
    <w:rsid w:val="006D1EEF"/>
    <w:rsid w:val="006D458B"/>
    <w:rsid w:val="006D477A"/>
    <w:rsid w:val="006D5B9C"/>
    <w:rsid w:val="006E46D9"/>
    <w:rsid w:val="006E65E8"/>
    <w:rsid w:val="006F3E41"/>
    <w:rsid w:val="00700617"/>
    <w:rsid w:val="007021D7"/>
    <w:rsid w:val="00702455"/>
    <w:rsid w:val="00712225"/>
    <w:rsid w:val="00712687"/>
    <w:rsid w:val="00713360"/>
    <w:rsid w:val="00743677"/>
    <w:rsid w:val="00754AAC"/>
    <w:rsid w:val="00754EA1"/>
    <w:rsid w:val="00754FD6"/>
    <w:rsid w:val="007558BF"/>
    <w:rsid w:val="007562FD"/>
    <w:rsid w:val="00757487"/>
    <w:rsid w:val="00757B82"/>
    <w:rsid w:val="007701D7"/>
    <w:rsid w:val="00771693"/>
    <w:rsid w:val="00773773"/>
    <w:rsid w:val="00790415"/>
    <w:rsid w:val="007911DB"/>
    <w:rsid w:val="00796808"/>
    <w:rsid w:val="007A5118"/>
    <w:rsid w:val="007A62F3"/>
    <w:rsid w:val="007B1927"/>
    <w:rsid w:val="007B67CC"/>
    <w:rsid w:val="007D0F9E"/>
    <w:rsid w:val="007D22CB"/>
    <w:rsid w:val="007D5589"/>
    <w:rsid w:val="007E325F"/>
    <w:rsid w:val="007E58EC"/>
    <w:rsid w:val="007E7E18"/>
    <w:rsid w:val="007F1980"/>
    <w:rsid w:val="00801AD7"/>
    <w:rsid w:val="00802AB6"/>
    <w:rsid w:val="008059FE"/>
    <w:rsid w:val="00806D8D"/>
    <w:rsid w:val="0081007C"/>
    <w:rsid w:val="00814832"/>
    <w:rsid w:val="00820764"/>
    <w:rsid w:val="00825DB0"/>
    <w:rsid w:val="00852BF1"/>
    <w:rsid w:val="00857792"/>
    <w:rsid w:val="0086143B"/>
    <w:rsid w:val="008765B0"/>
    <w:rsid w:val="00882949"/>
    <w:rsid w:val="00896CB6"/>
    <w:rsid w:val="008A0266"/>
    <w:rsid w:val="008A04DA"/>
    <w:rsid w:val="008A1E06"/>
    <w:rsid w:val="008A4293"/>
    <w:rsid w:val="008B49B8"/>
    <w:rsid w:val="008C1684"/>
    <w:rsid w:val="008C4A02"/>
    <w:rsid w:val="008D0B15"/>
    <w:rsid w:val="008D30B0"/>
    <w:rsid w:val="008D39A9"/>
    <w:rsid w:val="008F2269"/>
    <w:rsid w:val="008F43A7"/>
    <w:rsid w:val="00902889"/>
    <w:rsid w:val="0091703F"/>
    <w:rsid w:val="00917276"/>
    <w:rsid w:val="009217A5"/>
    <w:rsid w:val="00947154"/>
    <w:rsid w:val="0094730D"/>
    <w:rsid w:val="00953085"/>
    <w:rsid w:val="0095570D"/>
    <w:rsid w:val="00965535"/>
    <w:rsid w:val="009716DD"/>
    <w:rsid w:val="00976FA0"/>
    <w:rsid w:val="00985A79"/>
    <w:rsid w:val="00985E09"/>
    <w:rsid w:val="00991202"/>
    <w:rsid w:val="00994EB0"/>
    <w:rsid w:val="009A0D16"/>
    <w:rsid w:val="009A1205"/>
    <w:rsid w:val="009A1DE7"/>
    <w:rsid w:val="009A412E"/>
    <w:rsid w:val="009A6E94"/>
    <w:rsid w:val="009B2624"/>
    <w:rsid w:val="009C6747"/>
    <w:rsid w:val="009D1F08"/>
    <w:rsid w:val="009D304A"/>
    <w:rsid w:val="009E24C2"/>
    <w:rsid w:val="009E3026"/>
    <w:rsid w:val="009E3AF8"/>
    <w:rsid w:val="009E6ED5"/>
    <w:rsid w:val="009F1D54"/>
    <w:rsid w:val="009F6763"/>
    <w:rsid w:val="00A10581"/>
    <w:rsid w:val="00A10A0F"/>
    <w:rsid w:val="00A23A7C"/>
    <w:rsid w:val="00A25D25"/>
    <w:rsid w:val="00A265EB"/>
    <w:rsid w:val="00A31939"/>
    <w:rsid w:val="00A420C9"/>
    <w:rsid w:val="00A43507"/>
    <w:rsid w:val="00A442A4"/>
    <w:rsid w:val="00A52574"/>
    <w:rsid w:val="00A55948"/>
    <w:rsid w:val="00A55C45"/>
    <w:rsid w:val="00A562B5"/>
    <w:rsid w:val="00A6073F"/>
    <w:rsid w:val="00A63FDB"/>
    <w:rsid w:val="00A70030"/>
    <w:rsid w:val="00A70FF6"/>
    <w:rsid w:val="00A75220"/>
    <w:rsid w:val="00A75B6B"/>
    <w:rsid w:val="00A82A7F"/>
    <w:rsid w:val="00AA0943"/>
    <w:rsid w:val="00AA2E9D"/>
    <w:rsid w:val="00AC6816"/>
    <w:rsid w:val="00AC7C04"/>
    <w:rsid w:val="00AD433D"/>
    <w:rsid w:val="00AE123A"/>
    <w:rsid w:val="00AE408A"/>
    <w:rsid w:val="00AF3FBD"/>
    <w:rsid w:val="00AF4B94"/>
    <w:rsid w:val="00B00A46"/>
    <w:rsid w:val="00B01D00"/>
    <w:rsid w:val="00B01EAE"/>
    <w:rsid w:val="00B14ED6"/>
    <w:rsid w:val="00B14EE6"/>
    <w:rsid w:val="00B36F43"/>
    <w:rsid w:val="00B44EDA"/>
    <w:rsid w:val="00B4621D"/>
    <w:rsid w:val="00B468E8"/>
    <w:rsid w:val="00B5122F"/>
    <w:rsid w:val="00B5305A"/>
    <w:rsid w:val="00B57F93"/>
    <w:rsid w:val="00B66FD9"/>
    <w:rsid w:val="00B700AF"/>
    <w:rsid w:val="00B709AA"/>
    <w:rsid w:val="00B7278C"/>
    <w:rsid w:val="00B751C1"/>
    <w:rsid w:val="00B76505"/>
    <w:rsid w:val="00B81F93"/>
    <w:rsid w:val="00B9192F"/>
    <w:rsid w:val="00B92BFD"/>
    <w:rsid w:val="00B93906"/>
    <w:rsid w:val="00BA0052"/>
    <w:rsid w:val="00BA3676"/>
    <w:rsid w:val="00BA3F5A"/>
    <w:rsid w:val="00BB07F1"/>
    <w:rsid w:val="00BB3B5B"/>
    <w:rsid w:val="00BC24BB"/>
    <w:rsid w:val="00BD5AA9"/>
    <w:rsid w:val="00BD6F65"/>
    <w:rsid w:val="00BE227A"/>
    <w:rsid w:val="00BF5A22"/>
    <w:rsid w:val="00BF6E25"/>
    <w:rsid w:val="00C02D32"/>
    <w:rsid w:val="00C0332C"/>
    <w:rsid w:val="00C05118"/>
    <w:rsid w:val="00C056A9"/>
    <w:rsid w:val="00C1001E"/>
    <w:rsid w:val="00C10503"/>
    <w:rsid w:val="00C13E8C"/>
    <w:rsid w:val="00C26A3E"/>
    <w:rsid w:val="00C279C0"/>
    <w:rsid w:val="00C41F40"/>
    <w:rsid w:val="00C5192C"/>
    <w:rsid w:val="00C6152F"/>
    <w:rsid w:val="00C61D40"/>
    <w:rsid w:val="00C86530"/>
    <w:rsid w:val="00C90226"/>
    <w:rsid w:val="00C9044A"/>
    <w:rsid w:val="00C95DDB"/>
    <w:rsid w:val="00C95FB2"/>
    <w:rsid w:val="00C972F9"/>
    <w:rsid w:val="00CB0141"/>
    <w:rsid w:val="00CB21B1"/>
    <w:rsid w:val="00CC0A37"/>
    <w:rsid w:val="00CC2880"/>
    <w:rsid w:val="00CD10A8"/>
    <w:rsid w:val="00CD78FF"/>
    <w:rsid w:val="00CE16D0"/>
    <w:rsid w:val="00CE64A4"/>
    <w:rsid w:val="00CE7F8B"/>
    <w:rsid w:val="00CF2F22"/>
    <w:rsid w:val="00CF7E72"/>
    <w:rsid w:val="00D0231E"/>
    <w:rsid w:val="00D121AB"/>
    <w:rsid w:val="00D132B7"/>
    <w:rsid w:val="00D14A76"/>
    <w:rsid w:val="00D27F6C"/>
    <w:rsid w:val="00D51B51"/>
    <w:rsid w:val="00D532F4"/>
    <w:rsid w:val="00D55770"/>
    <w:rsid w:val="00D64FE7"/>
    <w:rsid w:val="00D66B90"/>
    <w:rsid w:val="00D701CA"/>
    <w:rsid w:val="00D804BB"/>
    <w:rsid w:val="00D974BF"/>
    <w:rsid w:val="00DD2A0B"/>
    <w:rsid w:val="00DE481D"/>
    <w:rsid w:val="00DE5020"/>
    <w:rsid w:val="00DE6C61"/>
    <w:rsid w:val="00DF3063"/>
    <w:rsid w:val="00DF487B"/>
    <w:rsid w:val="00E001BD"/>
    <w:rsid w:val="00E17A19"/>
    <w:rsid w:val="00E27A3A"/>
    <w:rsid w:val="00E552DE"/>
    <w:rsid w:val="00E56CFD"/>
    <w:rsid w:val="00E6045E"/>
    <w:rsid w:val="00E6394F"/>
    <w:rsid w:val="00E7125B"/>
    <w:rsid w:val="00E74DE9"/>
    <w:rsid w:val="00E81659"/>
    <w:rsid w:val="00E83796"/>
    <w:rsid w:val="00E86053"/>
    <w:rsid w:val="00E9100C"/>
    <w:rsid w:val="00E95766"/>
    <w:rsid w:val="00E97724"/>
    <w:rsid w:val="00EA1D73"/>
    <w:rsid w:val="00EA69CB"/>
    <w:rsid w:val="00EB0A2D"/>
    <w:rsid w:val="00EB12CC"/>
    <w:rsid w:val="00EB3486"/>
    <w:rsid w:val="00ED4EDF"/>
    <w:rsid w:val="00EE3333"/>
    <w:rsid w:val="00EE4E05"/>
    <w:rsid w:val="00EE7CD1"/>
    <w:rsid w:val="00EF468A"/>
    <w:rsid w:val="00F01AA0"/>
    <w:rsid w:val="00F06C1A"/>
    <w:rsid w:val="00F0759E"/>
    <w:rsid w:val="00F113A4"/>
    <w:rsid w:val="00F15DB6"/>
    <w:rsid w:val="00F17115"/>
    <w:rsid w:val="00F2207B"/>
    <w:rsid w:val="00F2449B"/>
    <w:rsid w:val="00F2679F"/>
    <w:rsid w:val="00F3112B"/>
    <w:rsid w:val="00F40E58"/>
    <w:rsid w:val="00F474CE"/>
    <w:rsid w:val="00F56A19"/>
    <w:rsid w:val="00F64798"/>
    <w:rsid w:val="00F651E5"/>
    <w:rsid w:val="00F77696"/>
    <w:rsid w:val="00F86BE2"/>
    <w:rsid w:val="00FA693A"/>
    <w:rsid w:val="00FB0FAF"/>
    <w:rsid w:val="00FC0A59"/>
    <w:rsid w:val="00FD07F1"/>
    <w:rsid w:val="00FD14BB"/>
    <w:rsid w:val="00FD6A59"/>
    <w:rsid w:val="00FE6836"/>
    <w:rsid w:val="00FF08F6"/>
    <w:rsid w:val="00FF41F6"/>
    <w:rsid w:val="4C08F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39780"/>
  <w15:chartTrackingRefBased/>
  <w15:docId w15:val="{C1C20857-2C36-4BED-9279-33107172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kst"/>
    <w:qFormat/>
    <w:rsid w:val="00C13E8C"/>
    <w:pPr>
      <w:spacing w:after="0" w:line="360" w:lineRule="auto"/>
      <w:ind w:firstLine="284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Poglavlje"/>
    <w:basedOn w:val="Normal"/>
    <w:next w:val="Normal"/>
    <w:link w:val="Heading1Char"/>
    <w:uiPriority w:val="9"/>
    <w:qFormat/>
    <w:rsid w:val="000211CE"/>
    <w:pPr>
      <w:keepNext/>
      <w:keepLines/>
      <w:numPr>
        <w:numId w:val="3"/>
      </w:numPr>
      <w:spacing w:before="240" w:after="240" w:line="240" w:lineRule="auto"/>
      <w:ind w:left="567" w:hanging="567"/>
      <w:jc w:val="left"/>
      <w:outlineLvl w:val="0"/>
    </w:pPr>
    <w:rPr>
      <w:rFonts w:eastAsiaTheme="majorEastAsia"/>
      <w:b/>
      <w:caps/>
      <w:szCs w:val="28"/>
    </w:rPr>
  </w:style>
  <w:style w:type="paragraph" w:styleId="Heading2">
    <w:name w:val="heading 2"/>
    <w:aliases w:val="Podpoglavlje 1"/>
    <w:basedOn w:val="ListParagraph"/>
    <w:next w:val="Normal"/>
    <w:link w:val="Heading2Char"/>
    <w:uiPriority w:val="9"/>
    <w:unhideWhenUsed/>
    <w:qFormat/>
    <w:rsid w:val="000211CE"/>
    <w:pPr>
      <w:numPr>
        <w:ilvl w:val="1"/>
        <w:numId w:val="3"/>
      </w:numPr>
      <w:spacing w:before="240" w:after="240" w:line="240" w:lineRule="auto"/>
      <w:ind w:left="567" w:hanging="567"/>
      <w:outlineLvl w:val="1"/>
    </w:pPr>
    <w:rPr>
      <w:b/>
    </w:rPr>
  </w:style>
  <w:style w:type="paragraph" w:styleId="Heading3">
    <w:name w:val="heading 3"/>
    <w:aliases w:val="Podpoglavlje 2"/>
    <w:basedOn w:val="Normal"/>
    <w:next w:val="Normal"/>
    <w:link w:val="Heading3Char"/>
    <w:uiPriority w:val="9"/>
    <w:unhideWhenUsed/>
    <w:qFormat/>
    <w:rsid w:val="000211CE"/>
    <w:pPr>
      <w:keepNext/>
      <w:keepLines/>
      <w:numPr>
        <w:ilvl w:val="2"/>
        <w:numId w:val="3"/>
      </w:numPr>
      <w:spacing w:before="240" w:after="240" w:line="240" w:lineRule="auto"/>
      <w:ind w:left="709" w:hanging="709"/>
      <w:jc w:val="left"/>
      <w:outlineLvl w:val="2"/>
    </w:pPr>
    <w:rPr>
      <w:rFonts w:eastAsiaTheme="majorEastAsia" w:cstheme="majorBidi"/>
    </w:rPr>
  </w:style>
  <w:style w:type="paragraph" w:styleId="Heading4">
    <w:name w:val="heading 4"/>
    <w:aliases w:val="Podpoglavlje 3"/>
    <w:basedOn w:val="Heading2"/>
    <w:next w:val="Normal"/>
    <w:link w:val="Heading4Char"/>
    <w:uiPriority w:val="9"/>
    <w:unhideWhenUsed/>
    <w:qFormat/>
    <w:rsid w:val="000211CE"/>
    <w:pPr>
      <w:numPr>
        <w:ilvl w:val="3"/>
      </w:numPr>
      <w:ind w:left="851" w:hanging="851"/>
      <w:outlineLvl w:val="3"/>
    </w:pPr>
    <w:rPr>
      <w:b w:val="0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13564A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64A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64A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64A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64A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51B51"/>
    <w:rPr>
      <w:color w:val="808080"/>
    </w:rPr>
  </w:style>
  <w:style w:type="character" w:styleId="SubtleEmphasis">
    <w:name w:val="Subtle Emphasis"/>
    <w:basedOn w:val="DefaultParagraphFont"/>
    <w:uiPriority w:val="19"/>
    <w:rsid w:val="00EA69CB"/>
    <w:rPr>
      <w:i/>
      <w:iCs/>
      <w:color w:val="404040" w:themeColor="text1" w:themeTint="BF"/>
    </w:rPr>
  </w:style>
  <w:style w:type="paragraph" w:styleId="Title">
    <w:name w:val="Title"/>
    <w:basedOn w:val="Normal"/>
    <w:next w:val="Normal"/>
    <w:link w:val="TitleChar"/>
    <w:uiPriority w:val="10"/>
    <w:rsid w:val="00EA69C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azivteme">
    <w:name w:val="Naziv teme"/>
    <w:basedOn w:val="Normal"/>
    <w:link w:val="NazivtemeChar"/>
    <w:rsid w:val="0052627A"/>
    <w:rPr>
      <w:b/>
      <w:caps/>
      <w:color w:val="000000" w:themeColor="text1"/>
    </w:rPr>
  </w:style>
  <w:style w:type="character" w:customStyle="1" w:styleId="Tekstrada">
    <w:name w:val="Tekst rada"/>
    <w:basedOn w:val="DefaultParagraphFont"/>
    <w:uiPriority w:val="1"/>
    <w:rsid w:val="00A265EB"/>
    <w:rPr>
      <w:rFonts w:ascii="Times New Roman" w:hAnsi="Times New Roman"/>
      <w:color w:val="auto"/>
      <w:sz w:val="24"/>
    </w:rPr>
  </w:style>
  <w:style w:type="character" w:customStyle="1" w:styleId="NazivtemeChar">
    <w:name w:val="Naziv teme Char"/>
    <w:basedOn w:val="DefaultParagraphFont"/>
    <w:link w:val="Nazivteme"/>
    <w:rsid w:val="0052627A"/>
    <w:rPr>
      <w:rFonts w:ascii="Times New Roman" w:hAnsi="Times New Roman" w:cs="Times New Roman"/>
      <w:b/>
      <w:caps/>
      <w:color w:val="000000" w:themeColor="text1"/>
      <w:sz w:val="24"/>
      <w:szCs w:val="24"/>
    </w:rPr>
  </w:style>
  <w:style w:type="paragraph" w:customStyle="1" w:styleId="Style1">
    <w:name w:val="Style1"/>
    <w:basedOn w:val="Normal"/>
    <w:link w:val="Style1Char"/>
    <w:rsid w:val="004C3E35"/>
    <w:pPr>
      <w:spacing w:line="720" w:lineRule="auto"/>
      <w:ind w:firstLine="709"/>
    </w:pPr>
  </w:style>
  <w:style w:type="paragraph" w:customStyle="1" w:styleId="Sazetak">
    <w:name w:val="Sazetak"/>
    <w:rsid w:val="00E86053"/>
    <w:rPr>
      <w:rFonts w:ascii="Times New Roman" w:hAnsi="Times New Roman" w:cs="Times New Roman"/>
      <w:sz w:val="20"/>
      <w:szCs w:val="24"/>
    </w:rPr>
  </w:style>
  <w:style w:type="character" w:customStyle="1" w:styleId="Style1Char">
    <w:name w:val="Style1 Char"/>
    <w:basedOn w:val="DefaultParagraphFont"/>
    <w:link w:val="Style1"/>
    <w:rsid w:val="004C3E35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E6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E6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E680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808"/>
    <w:rPr>
      <w:rFonts w:ascii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680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808"/>
    <w:rPr>
      <w:rFonts w:ascii="Segoe UI" w:hAnsi="Segoe UI" w:cs="Segoe UI"/>
      <w:sz w:val="18"/>
      <w:szCs w:val="18"/>
    </w:rPr>
  </w:style>
  <w:style w:type="paragraph" w:customStyle="1" w:styleId="Popis---">
    <w:name w:val="Popis ---"/>
    <w:basedOn w:val="ListParagraph"/>
    <w:link w:val="Popis---Char"/>
    <w:qFormat/>
    <w:rsid w:val="0057198B"/>
    <w:pPr>
      <w:numPr>
        <w:numId w:val="13"/>
      </w:numPr>
    </w:pPr>
  </w:style>
  <w:style w:type="paragraph" w:styleId="Header">
    <w:name w:val="header"/>
    <w:basedOn w:val="Normal"/>
    <w:link w:val="HeaderChar"/>
    <w:uiPriority w:val="99"/>
    <w:unhideWhenUsed/>
    <w:rsid w:val="004B0B0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B0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0B0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B08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Poglavlje Char"/>
    <w:basedOn w:val="DefaultParagraphFont"/>
    <w:link w:val="Heading1"/>
    <w:uiPriority w:val="9"/>
    <w:rsid w:val="000211CE"/>
    <w:rPr>
      <w:rFonts w:ascii="Times New Roman" w:eastAsiaTheme="majorEastAsia" w:hAnsi="Times New Roman" w:cs="Times New Roman"/>
      <w:b/>
      <w:caps/>
      <w:sz w:val="24"/>
      <w:szCs w:val="28"/>
      <w:lang w:val="en-US"/>
    </w:rPr>
  </w:style>
  <w:style w:type="character" w:customStyle="1" w:styleId="Heading2Char">
    <w:name w:val="Heading 2 Char"/>
    <w:aliases w:val="Podpoglavlje 1 Char"/>
    <w:basedOn w:val="DefaultParagraphFont"/>
    <w:link w:val="Heading2"/>
    <w:uiPriority w:val="9"/>
    <w:rsid w:val="000211CE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Heading3Char">
    <w:name w:val="Heading 3 Char"/>
    <w:aliases w:val="Podpoglavlje 2 Char"/>
    <w:basedOn w:val="DefaultParagraphFont"/>
    <w:link w:val="Heading3"/>
    <w:uiPriority w:val="9"/>
    <w:rsid w:val="000211CE"/>
    <w:rPr>
      <w:rFonts w:ascii="Times New Roman" w:eastAsiaTheme="majorEastAsia" w:hAnsi="Times New Roman" w:cstheme="majorBidi"/>
      <w:sz w:val="24"/>
      <w:szCs w:val="24"/>
      <w:lang w:val="en-US"/>
    </w:rPr>
  </w:style>
  <w:style w:type="character" w:customStyle="1" w:styleId="Heading4Char">
    <w:name w:val="Heading 4 Char"/>
    <w:aliases w:val="Podpoglavlje 3 Char"/>
    <w:basedOn w:val="DefaultParagraphFont"/>
    <w:link w:val="Heading4"/>
    <w:uiPriority w:val="9"/>
    <w:rsid w:val="000211CE"/>
    <w:rPr>
      <w:rFonts w:ascii="Times New Roman" w:hAnsi="Times New Roman" w:cs="Times New Roman"/>
      <w:i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64A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6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64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64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6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rsid w:val="009716DD"/>
    <w:pPr>
      <w:numPr>
        <w:numId w:val="0"/>
      </w:numPr>
      <w:spacing w:before="120" w:after="120" w:line="360" w:lineRule="auto"/>
      <w:outlineLvl w:val="9"/>
    </w:pPr>
    <w:rPr>
      <w:rFonts w:cstheme="majorBidi"/>
      <w:szCs w:val="32"/>
      <w:lang w:eastAsia="hr-HR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536C46"/>
    <w:pPr>
      <w:tabs>
        <w:tab w:val="left" w:pos="426"/>
        <w:tab w:val="right" w:leader="dot" w:pos="8777"/>
      </w:tabs>
      <w:ind w:firstLine="0"/>
    </w:pPr>
    <w:rPr>
      <w:b/>
      <w:caps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BA0052"/>
    <w:pPr>
      <w:tabs>
        <w:tab w:val="left" w:pos="880"/>
        <w:tab w:val="right" w:leader="dot" w:pos="8777"/>
      </w:tabs>
      <w:ind w:firstLine="0"/>
    </w:pPr>
  </w:style>
  <w:style w:type="character" w:styleId="Hyperlink">
    <w:name w:val="Hyperlink"/>
    <w:basedOn w:val="DefaultParagraphFont"/>
    <w:uiPriority w:val="99"/>
    <w:unhideWhenUsed/>
    <w:rsid w:val="005F7FF9"/>
    <w:rPr>
      <w:color w:val="0563C1" w:themeColor="hyperlink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BA0052"/>
    <w:pPr>
      <w:tabs>
        <w:tab w:val="left" w:pos="709"/>
        <w:tab w:val="right" w:leader="dot" w:pos="8777"/>
      </w:tabs>
      <w:ind w:firstLine="0"/>
    </w:pPr>
    <w:rPr>
      <w:b/>
    </w:rPr>
  </w:style>
  <w:style w:type="paragraph" w:styleId="TOC4">
    <w:name w:val="toc 4"/>
    <w:basedOn w:val="Normal"/>
    <w:next w:val="Normal"/>
    <w:link w:val="TOC4Char"/>
    <w:autoRedefine/>
    <w:uiPriority w:val="39"/>
    <w:unhideWhenUsed/>
    <w:rsid w:val="00536C46"/>
    <w:pPr>
      <w:ind w:firstLine="0"/>
    </w:pPr>
    <w:rPr>
      <w:i/>
    </w:rPr>
  </w:style>
  <w:style w:type="character" w:customStyle="1" w:styleId="TOC1Char">
    <w:name w:val="TOC 1 Char"/>
    <w:basedOn w:val="DefaultParagraphFont"/>
    <w:link w:val="TOC1"/>
    <w:uiPriority w:val="39"/>
    <w:rsid w:val="00536C46"/>
    <w:rPr>
      <w:rFonts w:ascii="Times New Roman" w:hAnsi="Times New Roman" w:cs="Times New Roman"/>
      <w:b/>
      <w:caps/>
      <w:sz w:val="24"/>
      <w:szCs w:val="24"/>
    </w:rPr>
  </w:style>
  <w:style w:type="paragraph" w:styleId="Caption">
    <w:name w:val="caption"/>
    <w:next w:val="Normal"/>
    <w:uiPriority w:val="35"/>
    <w:unhideWhenUsed/>
    <w:rsid w:val="00216E78"/>
    <w:pPr>
      <w:spacing w:line="240" w:lineRule="auto"/>
    </w:pPr>
    <w:rPr>
      <w:rFonts w:ascii="Times New Roman" w:hAnsi="Times New Roman" w:cs="Times New Roman"/>
      <w:b/>
      <w:iCs/>
      <w:sz w:val="20"/>
      <w:szCs w:val="18"/>
    </w:rPr>
  </w:style>
  <w:style w:type="paragraph" w:styleId="ListParagraph">
    <w:name w:val="List Paragraph"/>
    <w:basedOn w:val="Normal"/>
    <w:link w:val="ListParagraphChar"/>
    <w:uiPriority w:val="34"/>
    <w:rsid w:val="00CF2F22"/>
    <w:pPr>
      <w:ind w:left="720"/>
      <w:contextualSpacing/>
    </w:pPr>
  </w:style>
  <w:style w:type="paragraph" w:styleId="TableofFigures">
    <w:name w:val="table of figures"/>
    <w:basedOn w:val="Normal"/>
    <w:next w:val="Normal"/>
    <w:link w:val="TableofFiguresChar"/>
    <w:uiPriority w:val="99"/>
    <w:unhideWhenUsed/>
    <w:rsid w:val="009716DD"/>
    <w:pPr>
      <w:ind w:firstLine="0"/>
    </w:pPr>
  </w:style>
  <w:style w:type="character" w:customStyle="1" w:styleId="TableofFiguresChar">
    <w:name w:val="Table of Figures Char"/>
    <w:basedOn w:val="DefaultParagraphFont"/>
    <w:link w:val="TableofFigures"/>
    <w:uiPriority w:val="99"/>
    <w:rsid w:val="009716DD"/>
    <w:rPr>
      <w:rFonts w:ascii="Times New Roman" w:hAnsi="Times New Roman" w:cs="Times New Roman"/>
      <w:sz w:val="24"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BA0052"/>
    <w:rPr>
      <w:rFonts w:ascii="Times New Roman" w:hAnsi="Times New Roman" w:cs="Times New Roman"/>
      <w:b/>
      <w:sz w:val="24"/>
      <w:szCs w:val="24"/>
    </w:rPr>
  </w:style>
  <w:style w:type="character" w:customStyle="1" w:styleId="TOC3Char">
    <w:name w:val="TOC 3 Char"/>
    <w:basedOn w:val="DefaultParagraphFont"/>
    <w:link w:val="TOC3"/>
    <w:uiPriority w:val="39"/>
    <w:rsid w:val="00BA0052"/>
    <w:rPr>
      <w:rFonts w:ascii="Times New Roman" w:hAnsi="Times New Roman" w:cs="Times New Roman"/>
      <w:sz w:val="24"/>
      <w:szCs w:val="24"/>
    </w:rPr>
  </w:style>
  <w:style w:type="character" w:customStyle="1" w:styleId="TOC4Char">
    <w:name w:val="TOC 4 Char"/>
    <w:basedOn w:val="DefaultParagraphFont"/>
    <w:link w:val="TOC4"/>
    <w:uiPriority w:val="39"/>
    <w:rsid w:val="00536C46"/>
    <w:rPr>
      <w:rFonts w:ascii="Times New Roman" w:hAnsi="Times New Roman" w:cs="Times New Roman"/>
      <w:i/>
      <w:sz w:val="24"/>
      <w:szCs w:val="24"/>
    </w:rPr>
  </w:style>
  <w:style w:type="paragraph" w:customStyle="1" w:styleId="Naslovnica">
    <w:name w:val="Naslovnica"/>
    <w:link w:val="NaslovnicaChar"/>
    <w:rsid w:val="005B3351"/>
    <w:rPr>
      <w:rFonts w:ascii="Times New Roman" w:hAnsi="Times New Roman" w:cs="Times New Roman"/>
      <w:sz w:val="24"/>
      <w:szCs w:val="24"/>
    </w:rPr>
  </w:style>
  <w:style w:type="paragraph" w:customStyle="1" w:styleId="Popis123">
    <w:name w:val="Popis 123"/>
    <w:basedOn w:val="ListParagraph"/>
    <w:qFormat/>
    <w:rsid w:val="000A4F31"/>
    <w:pPr>
      <w:numPr>
        <w:numId w:val="1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567C01"/>
    <w:rPr>
      <w:rFonts w:ascii="Times New Roman" w:hAnsi="Times New Roman" w:cs="Times New Roman"/>
      <w:sz w:val="24"/>
      <w:szCs w:val="24"/>
      <w:lang w:val="en-US"/>
    </w:rPr>
  </w:style>
  <w:style w:type="character" w:customStyle="1" w:styleId="Popis---Char">
    <w:name w:val="Popis --- Char"/>
    <w:basedOn w:val="ListParagraphChar"/>
    <w:link w:val="Popis---"/>
    <w:rsid w:val="0057198B"/>
    <w:rPr>
      <w:rFonts w:ascii="Times New Roman" w:hAnsi="Times New Roman" w:cs="Times New Roman"/>
      <w:sz w:val="24"/>
      <w:szCs w:val="24"/>
      <w:lang w:val="en-US"/>
    </w:rPr>
  </w:style>
  <w:style w:type="paragraph" w:customStyle="1" w:styleId="Popisabc">
    <w:name w:val="Popis abc"/>
    <w:basedOn w:val="ListParagraph"/>
    <w:qFormat/>
    <w:rsid w:val="00B709AA"/>
    <w:pPr>
      <w:numPr>
        <w:numId w:val="15"/>
      </w:numPr>
      <w:ind w:left="709" w:hanging="425"/>
    </w:pPr>
  </w:style>
  <w:style w:type="paragraph" w:styleId="Subtitle">
    <w:name w:val="Subtitle"/>
    <w:basedOn w:val="Normal"/>
    <w:next w:val="Normal"/>
    <w:link w:val="SubtitleChar"/>
    <w:uiPriority w:val="11"/>
    <w:rsid w:val="005B3351"/>
    <w:pPr>
      <w:numPr>
        <w:ilvl w:val="1"/>
      </w:numPr>
      <w:spacing w:after="160"/>
      <w:ind w:firstLine="284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NaslovnicaChar">
    <w:name w:val="Naslovnica Char"/>
    <w:basedOn w:val="DefaultParagraphFont"/>
    <w:link w:val="Naslovnica"/>
    <w:rsid w:val="005B3351"/>
    <w:rPr>
      <w:rFonts w:ascii="Times New Roman" w:hAnsi="Times New Roman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B3351"/>
    <w:rPr>
      <w:rFonts w:eastAsiaTheme="minorEastAsia"/>
      <w:color w:val="5A5A5A" w:themeColor="text1" w:themeTint="A5"/>
      <w:spacing w:val="15"/>
    </w:rPr>
  </w:style>
  <w:style w:type="character" w:customStyle="1" w:styleId="Style2">
    <w:name w:val="Style2"/>
    <w:basedOn w:val="DefaultParagraphFont"/>
    <w:uiPriority w:val="1"/>
    <w:rsid w:val="0052627A"/>
    <w:rPr>
      <w:rFonts w:ascii="Times New Roman" w:hAnsi="Times New Roman"/>
      <w:b/>
      <w:caps/>
      <w:smallCaps w:val="0"/>
      <w:strike w:val="0"/>
      <w:dstrike w:val="0"/>
      <w:vanish w:val="0"/>
      <w:sz w:val="24"/>
      <w:vertAlign w:val="baseline"/>
    </w:rPr>
  </w:style>
  <w:style w:type="character" w:customStyle="1" w:styleId="Style3">
    <w:name w:val="Style3"/>
    <w:basedOn w:val="DefaultParagraphFont"/>
    <w:uiPriority w:val="1"/>
    <w:rsid w:val="0081007C"/>
    <w:rPr>
      <w:rFonts w:ascii="Times New Roman" w:hAnsi="Times New Roman"/>
      <w:strike w:val="0"/>
      <w:dstrike w:val="0"/>
      <w:vanish w:val="0"/>
      <w:sz w:val="20"/>
      <w:vertAlign w:val="baseline"/>
    </w:rPr>
  </w:style>
  <w:style w:type="character" w:customStyle="1" w:styleId="Style4">
    <w:name w:val="Style4"/>
    <w:basedOn w:val="DefaultParagraphFont"/>
    <w:uiPriority w:val="1"/>
    <w:rsid w:val="00635F29"/>
    <w:rPr>
      <w:rFonts w:ascii="Times New Roman" w:hAnsi="Times New Roman"/>
      <w:caps/>
      <w:smallCaps w:val="0"/>
      <w:strike w:val="0"/>
      <w:dstrike w:val="0"/>
      <w:vanish w:val="0"/>
      <w:sz w:val="20"/>
      <w:vertAlign w:val="baseline"/>
    </w:rPr>
  </w:style>
  <w:style w:type="table" w:styleId="PlainTable5">
    <w:name w:val="Plain Table 5"/>
    <w:basedOn w:val="TableNormal"/>
    <w:uiPriority w:val="45"/>
    <w:rsid w:val="000339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D4A31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F2449B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291957"/>
  </w:style>
  <w:style w:type="paragraph" w:styleId="Revision">
    <w:name w:val="Revision"/>
    <w:hidden/>
    <w:uiPriority w:val="99"/>
    <w:semiHidden/>
    <w:rsid w:val="00550985"/>
    <w:pPr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5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2.jpg"/><Relationship Id="rId26" Type="http://schemas.openxmlformats.org/officeDocument/2006/relationships/hyperlink" Target="http://www.uky.edu/" TargetMode="Externa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1.bin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hyperlink" Target="http://www.viadukt.hr/%20tunel-sleme-desna-cijev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wmf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library.leeds.ac.uk/skills-referencing-harvard" TargetMode="External"/><Relationship Id="rId3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library.leeds.ac.uk/skills-referencing-harvard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5.png"/><Relationship Id="rId27" Type="http://schemas.openxmlformats.org/officeDocument/2006/relationships/hyperlink" Target="http://www.uky.edu/" TargetMode="External"/><Relationship Id="rId30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7DD38B259394D20BC1D3E789CDC63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AE692-9FA3-480F-AA5D-C8360AA1E78F}"/>
      </w:docPartPr>
      <w:docPartBody>
        <w:p w:rsidR="00FC2D1C" w:rsidRDefault="00AF407F" w:rsidP="00AF407F">
          <w:pPr>
            <w:pStyle w:val="97DD38B259394D20BC1D3E789CDC63612"/>
          </w:pPr>
          <w:r w:rsidRPr="004B5FA4">
            <w:rPr>
              <w:rStyle w:val="NaslovnicaChar"/>
              <w:color w:val="BFBFBF" w:themeColor="background1" w:themeShade="BF"/>
            </w:rPr>
            <w:t>Ime i prezime</w:t>
          </w:r>
        </w:p>
      </w:docPartBody>
    </w:docPart>
    <w:docPart>
      <w:docPartPr>
        <w:name w:val="698286AFE7104111B05D3F46B7409E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E9694-650B-4616-AD5B-AA646C208932}"/>
      </w:docPartPr>
      <w:docPartBody>
        <w:p w:rsidR="00FC2D1C" w:rsidRDefault="00AF407F" w:rsidP="00AF407F">
          <w:pPr>
            <w:pStyle w:val="698286AFE7104111B05D3F46B7409E982"/>
          </w:pPr>
          <w:r w:rsidRPr="004B5FA4">
            <w:rPr>
              <w:rStyle w:val="PlaceholderText"/>
              <w:color w:val="BFBFBF" w:themeColor="background1" w:themeShade="BF"/>
            </w:rPr>
            <w:t>Matični broj</w:t>
          </w:r>
          <w:r>
            <w:rPr>
              <w:rStyle w:val="PlaceholderText"/>
              <w:color w:val="BFBFBF" w:themeColor="background1" w:themeShade="BF"/>
            </w:rPr>
            <w:t xml:space="preserve"> (npr. R2564)</w:t>
          </w:r>
        </w:p>
      </w:docPartBody>
    </w:docPart>
    <w:docPart>
      <w:docPartPr>
        <w:name w:val="28FD563E09E34C6EB9288F211FEC3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23E95-BEB7-48AC-AA2C-678C17EA7AC8}"/>
      </w:docPartPr>
      <w:docPartBody>
        <w:p w:rsidR="00FC2D1C" w:rsidRDefault="00AF407F" w:rsidP="00AF407F">
          <w:pPr>
            <w:pStyle w:val="28FD563E09E34C6EB9288F211FEC3A422"/>
          </w:pPr>
          <w:r w:rsidRPr="0052627A">
            <w:rPr>
              <w:rStyle w:val="NaslovnicaChar"/>
              <w:b w:val="0"/>
              <w:color w:val="BFBFBF" w:themeColor="background1" w:themeShade="BF"/>
            </w:rPr>
            <w:t>NASLOV RADA</w:t>
          </w:r>
        </w:p>
      </w:docPartBody>
    </w:docPart>
    <w:docPart>
      <w:docPartPr>
        <w:name w:val="2F7A4DD3EF2040E5BEDA96550281D9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EC456-2ADB-425D-8FB0-9FD5BC18B905}"/>
      </w:docPartPr>
      <w:docPartBody>
        <w:p w:rsidR="00FC2D1C" w:rsidRDefault="00585287" w:rsidP="00987DBC">
          <w:pPr>
            <w:pStyle w:val="2F7A4DD3EF2040E5BEDA96550281D94672"/>
          </w:pPr>
          <w:r w:rsidRPr="004B5FA4">
            <w:rPr>
              <w:color w:val="BFBFBF" w:themeColor="background1" w:themeShade="BF"/>
            </w:rPr>
            <w:t>Izaberi naziv studija</w:t>
          </w:r>
        </w:p>
      </w:docPartBody>
    </w:docPart>
    <w:docPart>
      <w:docPartPr>
        <w:name w:val="2FFA16A9C7094898B1ABEBFA223BC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D82FD-5DF6-4F01-8626-8173969E80CF}"/>
      </w:docPartPr>
      <w:docPartBody>
        <w:p w:rsidR="00164597" w:rsidRDefault="00585287" w:rsidP="00A25D25">
          <w:pPr>
            <w:pStyle w:val="2FFA16A9C7094898B1ABEBFA223BC01B86"/>
          </w:pPr>
          <w:r w:rsidRPr="00635F29">
            <w:rPr>
              <w:rStyle w:val="PlaceholderText"/>
              <w:color w:val="BFBFBF" w:themeColor="background1" w:themeShade="BF"/>
              <w:szCs w:val="20"/>
            </w:rPr>
            <w:t>NASLOV RADA</w:t>
          </w:r>
        </w:p>
      </w:docPartBody>
    </w:docPart>
    <w:docPart>
      <w:docPartPr>
        <w:name w:val="D8F9BE7139524E73B52D0D1ABEC6D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1A1CB-515E-411A-9DD8-13B1CB97B25E}"/>
      </w:docPartPr>
      <w:docPartBody>
        <w:p w:rsidR="00164597" w:rsidRDefault="00585287" w:rsidP="00A25D25">
          <w:pPr>
            <w:pStyle w:val="D8F9BE7139524E73B52D0D1ABEC6DA0285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Ime i prezime</w:t>
          </w:r>
        </w:p>
      </w:docPartBody>
    </w:docPart>
    <w:docPart>
      <w:docPartPr>
        <w:name w:val="791F99246F5F4026B63B589ED8F88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79200-FA53-4843-A681-0BF9156C63BB}"/>
      </w:docPartPr>
      <w:docPartBody>
        <w:p w:rsidR="00164597" w:rsidRDefault="00AF407F" w:rsidP="00AF407F">
          <w:pPr>
            <w:pStyle w:val="791F99246F5F4026B63B589ED8F88649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Naziv zavoda</w:t>
          </w:r>
          <w:r>
            <w:rPr>
              <w:rStyle w:val="PlaceholderText"/>
              <w:color w:val="BFBFBF" w:themeColor="background1" w:themeShade="BF"/>
              <w:szCs w:val="20"/>
            </w:rPr>
            <w:t xml:space="preserve"> (npr. Zavod za naftno inženjerstvo)</w:t>
          </w:r>
        </w:p>
      </w:docPartBody>
    </w:docPart>
    <w:docPart>
      <w:docPartPr>
        <w:name w:val="520F7A1367B74316BC8C20D1B110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67E661-8CA5-45D4-98CA-66C65ED7E66D}"/>
      </w:docPartPr>
      <w:docPartBody>
        <w:p w:rsidR="00164597" w:rsidRDefault="00AF407F" w:rsidP="00AF407F">
          <w:pPr>
            <w:pStyle w:val="520F7A1367B74316BC8C20D1B11034392"/>
          </w:pPr>
          <w:r w:rsidRPr="00550985">
            <w:rPr>
              <w:color w:val="BFBFBF" w:themeColor="background1" w:themeShade="BF"/>
            </w:rPr>
            <w:t>prof.dr.sc. Ime prezime</w:t>
          </w:r>
          <w:r w:rsidRPr="00550985">
            <w:rPr>
              <w:rStyle w:val="PlaceholderText"/>
              <w:color w:val="BFBFBF" w:themeColor="background1" w:themeShade="BF"/>
              <w:szCs w:val="20"/>
            </w:rPr>
            <w:t xml:space="preserve"> </w:t>
          </w:r>
        </w:p>
      </w:docPartBody>
    </w:docPart>
    <w:docPart>
      <w:docPartPr>
        <w:name w:val="46B736CCA35E4302A1A6EEE69156C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4BA07-413E-4FC5-B683-BE614AF4F1B1}"/>
      </w:docPartPr>
      <w:docPartBody>
        <w:p w:rsidR="00164597" w:rsidRDefault="00AF407F" w:rsidP="00AF407F">
          <w:pPr>
            <w:pStyle w:val="46B736CCA35E4302A1A6EEE69156C0A02"/>
          </w:pPr>
          <w:r w:rsidRPr="00550985">
            <w:rPr>
              <w:color w:val="BFBFBF" w:themeColor="background1" w:themeShade="BF"/>
            </w:rPr>
            <w:t>prof.dr.sc. Ime prezime</w:t>
          </w:r>
        </w:p>
      </w:docPartBody>
    </w:docPart>
    <w:docPart>
      <w:docPartPr>
        <w:name w:val="D192615006264088BFCD012259DB8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511B5-561A-4E18-AB19-5C2789201D08}"/>
      </w:docPartPr>
      <w:docPartBody>
        <w:p w:rsidR="00164597" w:rsidRDefault="00AF407F" w:rsidP="00AF407F">
          <w:pPr>
            <w:pStyle w:val="D192615006264088BFCD012259DB8E1D2"/>
          </w:pPr>
          <w:r>
            <w:rPr>
              <w:color w:val="BFBFBF" w:themeColor="background1" w:themeShade="BF"/>
            </w:rPr>
            <w:t>izv.</w:t>
          </w:r>
          <w:r>
            <w:rPr>
              <w:rStyle w:val="PlaceholderText"/>
              <w:color w:val="BFBFBF" w:themeColor="background1" w:themeShade="BF"/>
              <w:szCs w:val="20"/>
            </w:rPr>
            <w:t>prof.dr.sc. Ime Prezime</w:t>
          </w:r>
        </w:p>
      </w:docPartBody>
    </w:docPart>
    <w:docPart>
      <w:docPartPr>
        <w:name w:val="10749583A4DA494EBD45F82736CCF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C72B1-9273-4B9C-8DA2-F80513C473A6}"/>
      </w:docPartPr>
      <w:docPartBody>
        <w:p w:rsidR="00164597" w:rsidRDefault="00AF407F" w:rsidP="00AF407F">
          <w:pPr>
            <w:pStyle w:val="10749583A4DA494EBD45F82736CCFF142"/>
          </w:pPr>
          <w:r>
            <w:rPr>
              <w:color w:val="BFBFBF" w:themeColor="background1" w:themeShade="BF"/>
            </w:rPr>
            <w:t>doc</w:t>
          </w:r>
          <w:r>
            <w:rPr>
              <w:rStyle w:val="PlaceholderText"/>
              <w:color w:val="BFBFBF" w:themeColor="background1" w:themeShade="BF"/>
              <w:szCs w:val="20"/>
            </w:rPr>
            <w:t>.dr.sc. Ime Prezime</w:t>
          </w:r>
        </w:p>
      </w:docPartBody>
    </w:docPart>
    <w:docPart>
      <w:docPartPr>
        <w:name w:val="90CF074670434C7CA80FD40F73B19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06E4E2-7A5E-49CC-991C-91A9A9EAF45D}"/>
      </w:docPartPr>
      <w:docPartBody>
        <w:p w:rsidR="00164597" w:rsidRDefault="00AF407F" w:rsidP="00AF407F">
          <w:pPr>
            <w:pStyle w:val="90CF074670434C7CA80FD40F73B19FD82"/>
          </w:pPr>
          <w:r>
            <w:rPr>
              <w:color w:val="BFBFBF" w:themeColor="background1" w:themeShade="BF"/>
            </w:rPr>
            <w:t>izv.</w:t>
          </w:r>
          <w:r>
            <w:rPr>
              <w:rStyle w:val="PlaceholderText"/>
              <w:color w:val="BFBFBF" w:themeColor="background1" w:themeShade="BF"/>
              <w:szCs w:val="20"/>
            </w:rPr>
            <w:t>prof.dr.sc. Ime Prezime</w:t>
          </w:r>
        </w:p>
      </w:docPartBody>
    </w:docPart>
    <w:docPart>
      <w:docPartPr>
        <w:name w:val="9CA9A37F5C624470821E7645303B3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B6CAB-0FCF-449C-A620-800298F71141}"/>
      </w:docPartPr>
      <w:docPartBody>
        <w:p w:rsidR="0088457D" w:rsidRDefault="00AF407F" w:rsidP="00AF407F">
          <w:pPr>
            <w:pStyle w:val="9CA9A37F5C624470821E7645303B3E41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bro</w:t>
          </w:r>
          <w:r w:rsidRPr="00801AD7">
            <w:rPr>
              <w:rStyle w:val="PlaceholderText"/>
              <w:color w:val="BFBFBF" w:themeColor="background1" w:themeShade="BF"/>
              <w:szCs w:val="20"/>
            </w:rPr>
            <w:t>j</w:t>
          </w:r>
        </w:p>
      </w:docPartBody>
    </w:docPart>
    <w:docPart>
      <w:docPartPr>
        <w:name w:val="27BCF984073447D2A583B4DBE42C3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B0C98-687B-4690-AEEA-F74CEAE5D217}"/>
      </w:docPartPr>
      <w:docPartBody>
        <w:p w:rsidR="0088457D" w:rsidRDefault="00AF407F" w:rsidP="00AF407F">
          <w:pPr>
            <w:pStyle w:val="27BCF984073447D2A583B4DBE42C36AA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p>
      </w:docPartBody>
    </w:docPart>
    <w:docPart>
      <w:docPartPr>
        <w:name w:val="9F76CA6D5EAD4E26A32DC95E90066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D1DFC-B644-4A8B-A00C-2E41409059B0}"/>
      </w:docPartPr>
      <w:docPartBody>
        <w:p w:rsidR="0088457D" w:rsidRDefault="00AF407F" w:rsidP="00AF407F">
          <w:pPr>
            <w:pStyle w:val="9F76CA6D5EAD4E26A32DC95E900663BF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p>
      </w:docPartBody>
    </w:docPart>
    <w:docPart>
      <w:docPartPr>
        <w:name w:val="F19CECA5CFBA4835A60C9FE507CD5D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697A1-9011-44D8-AC08-3923D2AFB626}"/>
      </w:docPartPr>
      <w:docPartBody>
        <w:p w:rsidR="0088457D" w:rsidRDefault="00AF407F" w:rsidP="00AF407F">
          <w:pPr>
            <w:pStyle w:val="F19CECA5CFBA4835A60C9FE507CD5D77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p>
      </w:docPartBody>
    </w:docPart>
    <w:docPart>
      <w:docPartPr>
        <w:name w:val="E6173C60E76C4484A5B6DF81C3418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6EE58-CF00-45FA-B9F7-8E78E6E8472C}"/>
      </w:docPartPr>
      <w:docPartBody>
        <w:p w:rsidR="0088457D" w:rsidRDefault="00AF407F" w:rsidP="00AF407F">
          <w:pPr>
            <w:pStyle w:val="E6173C60E76C4484A5B6DF81C34189BB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broj</w:t>
          </w:r>
        </w:p>
      </w:docPartBody>
    </w:docPart>
    <w:docPart>
      <w:docPartPr>
        <w:name w:val="24331E236E814E54AE00DB451960F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4DA06-34F7-457F-84A1-C700D9E01A0B}"/>
      </w:docPartPr>
      <w:docPartBody>
        <w:p w:rsidR="0088457D" w:rsidRDefault="00AF407F" w:rsidP="00AF407F">
          <w:pPr>
            <w:pStyle w:val="24331E236E814E54AE00DB451960FFD3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Hrvatski / Engleski</w:t>
          </w:r>
        </w:p>
      </w:docPartBody>
    </w:docPart>
    <w:docPart>
      <w:docPartPr>
        <w:name w:val="26FBB6EFE217474882D237CA14855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D2FB8-554B-4745-8B20-7424A70C4060}"/>
      </w:docPartPr>
      <w:docPartBody>
        <w:p w:rsidR="00776B1E" w:rsidRDefault="00585287" w:rsidP="00A25D25">
          <w:pPr>
            <w:pStyle w:val="26FBB6EFE217474882D237CA14855B0170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Upisati sažetak. Font: Times New Roman, 10 pt. Najviše 2500 znakova ubrajajući i razmake.</w:t>
          </w:r>
        </w:p>
      </w:docPartBody>
    </w:docPart>
    <w:docPart>
      <w:docPartPr>
        <w:name w:val="B412E30D83354342944F642AC4829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DEB92F-9C02-43F1-A0F1-AD0F7077BD41}"/>
      </w:docPartPr>
      <w:docPartBody>
        <w:p w:rsidR="00776B1E" w:rsidRDefault="00AF407F" w:rsidP="00AF407F">
          <w:pPr>
            <w:pStyle w:val="B412E30D83354342944F642AC48298022"/>
          </w:pPr>
          <w:r w:rsidRPr="004B5FA4">
            <w:rPr>
              <w:rStyle w:val="PlaceholderText"/>
              <w:color w:val="BFBFBF" w:themeColor="background1" w:themeShade="BF"/>
              <w:szCs w:val="20"/>
            </w:rPr>
            <w:t>Upisati ključne riječi</w:t>
          </w:r>
        </w:p>
      </w:docPartBody>
    </w:docPart>
    <w:docPart>
      <w:docPartPr>
        <w:name w:val="594E1DB7297E4AB69BA39444753A1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B8590-4CBB-4CAB-8F77-161D6EC076CF}"/>
      </w:docPartPr>
      <w:docPartBody>
        <w:p w:rsidR="00776B1E" w:rsidRDefault="00AF407F" w:rsidP="00AF407F">
          <w:pPr>
            <w:pStyle w:val="594E1DB7297E4AB69BA39444753A16FD2"/>
          </w:pPr>
          <w:r w:rsidRPr="004B5FA4">
            <w:rPr>
              <w:rStyle w:val="NaslovnicaChar"/>
              <w:color w:val="BFBFBF" w:themeColor="background1" w:themeShade="BF"/>
            </w:rPr>
            <w:t>godina</w:t>
          </w:r>
        </w:p>
      </w:docPartBody>
    </w:docPart>
    <w:docPart>
      <w:docPartPr>
        <w:name w:val="63E949386C064FFB8FA5ED7FF7EC6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FB4F9-8D41-446B-B6F9-227E0158F9FF}"/>
      </w:docPartPr>
      <w:docPartBody>
        <w:p w:rsidR="006D5B9C" w:rsidRDefault="00585287" w:rsidP="00987DBC">
          <w:pPr>
            <w:pStyle w:val="63E949386C064FFB8FA5ED7FF7EC6A8D41"/>
          </w:pPr>
          <w:r w:rsidRPr="004B5FA4">
            <w:rPr>
              <w:color w:val="BFBFBF" w:themeColor="background1" w:themeShade="BF"/>
            </w:rPr>
            <w:t>Izaberi vrstu studija</w:t>
          </w:r>
        </w:p>
      </w:docPartBody>
    </w:docPart>
    <w:docPart>
      <w:docPartPr>
        <w:name w:val="3562BC002AFE40709735749D07057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DB3B5-5822-4C46-B418-43A748693ED4}"/>
      </w:docPartPr>
      <w:docPartBody>
        <w:p w:rsidR="006D5B9C" w:rsidRDefault="00AF407F" w:rsidP="00AF407F">
          <w:pPr>
            <w:pStyle w:val="3562BC002AFE40709735749D070578F42"/>
          </w:pPr>
          <w:r w:rsidRPr="005B3351">
            <w:rPr>
              <w:rStyle w:val="NaslovnicaChar"/>
            </w:rPr>
            <w:t>SVEUČILIŠTE U ZAGREBU</w:t>
          </w:r>
        </w:p>
      </w:docPartBody>
    </w:docPart>
    <w:docPart>
      <w:docPartPr>
        <w:name w:val="E887D1470C984F62B4F44D734C634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1F055-55BF-4DE1-8A9A-DEA6F4D31A56}"/>
      </w:docPartPr>
      <w:docPartBody>
        <w:p w:rsidR="006D5B9C" w:rsidRDefault="00AF407F" w:rsidP="00AF407F">
          <w:pPr>
            <w:pStyle w:val="E887D1470C984F62B4F44D734C6341302"/>
          </w:pPr>
          <w:r w:rsidRPr="005B3351">
            <w:rPr>
              <w:rStyle w:val="PlaceholderText"/>
              <w:color w:val="auto"/>
            </w:rPr>
            <w:t>RUDARSKO-GEOLOŠKO-NAFTNI FAKULTET</w:t>
          </w:r>
        </w:p>
      </w:docPartBody>
    </w:docPart>
    <w:docPart>
      <w:docPartPr>
        <w:name w:val="D94514D337704A068C97175FAE5A7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B03AB-F0DC-4898-BFD0-9F71245236F0}"/>
      </w:docPartPr>
      <w:docPartBody>
        <w:p w:rsidR="006D5B9C" w:rsidRDefault="00AF407F" w:rsidP="00AF407F">
          <w:pPr>
            <w:pStyle w:val="D94514D337704A068C97175FAE5A73412"/>
          </w:pPr>
          <w:r w:rsidRPr="004B5FA4">
            <w:rPr>
              <w:rStyle w:val="NaslovnicaChar"/>
              <w:color w:val="BFBFBF" w:themeColor="background1" w:themeShade="BF"/>
            </w:rPr>
            <w:t>Vrsta rada</w:t>
          </w:r>
        </w:p>
      </w:docPartBody>
    </w:docPart>
    <w:docPart>
      <w:docPartPr>
        <w:name w:val="2B992C428CE34E5189B0503CCEA8B2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9050A-4E98-4052-A8FD-5CD5BA281F7E}"/>
      </w:docPartPr>
      <w:docPartBody>
        <w:p w:rsidR="006D5B9C" w:rsidRDefault="00AF407F" w:rsidP="00AF407F">
          <w:pPr>
            <w:pStyle w:val="2B992C428CE34E5189B0503CCEA8B2C42"/>
          </w:pPr>
          <w:r w:rsidRPr="005B3351">
            <w:rPr>
              <w:rStyle w:val="NaslovnicaChar"/>
            </w:rPr>
            <w:t xml:space="preserve">Zagreb, </w:t>
          </w:r>
        </w:p>
      </w:docPartBody>
    </w:docPart>
    <w:docPart>
      <w:docPartPr>
        <w:name w:val="28944194188B456CA6DB10122EF25F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56BDAD-B791-488B-BC21-24404A475B72}"/>
      </w:docPartPr>
      <w:docPartBody>
        <w:p w:rsidR="006D5B9C" w:rsidRDefault="00AF407F" w:rsidP="00C3501F">
          <w:pPr>
            <w:pStyle w:val="28944194188B456CA6DB10122EF25F1C"/>
          </w:pPr>
          <w:r>
            <w:t>Sveučilište u Zagrebu</w:t>
          </w:r>
        </w:p>
      </w:docPartBody>
    </w:docPart>
    <w:docPart>
      <w:docPartPr>
        <w:name w:val="9A43E3A760D44C05A9FFE89FDC572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9EC9B-D839-47F3-9C50-F7B04DD73055}"/>
      </w:docPartPr>
      <w:docPartBody>
        <w:p w:rsidR="006D5B9C" w:rsidRDefault="00AF407F" w:rsidP="00AF407F">
          <w:pPr>
            <w:pStyle w:val="9A43E3A760D44C05A9FFE89FDC572FF12"/>
          </w:pPr>
          <w:r w:rsidRPr="004B5FA4">
            <w:rPr>
              <w:rStyle w:val="PlaceholderText"/>
              <w:color w:val="BFBFBF" w:themeColor="background1" w:themeShade="BF"/>
            </w:rPr>
            <w:t>Vrsta rada</w:t>
          </w:r>
        </w:p>
      </w:docPartBody>
    </w:docPart>
    <w:docPart>
      <w:docPartPr>
        <w:name w:val="E4AE13CB87A64BD1AE0FC9919D31D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E91F7-A674-4D9D-BB48-532F27F632DC}"/>
      </w:docPartPr>
      <w:docPartBody>
        <w:p w:rsidR="006D5B9C" w:rsidRDefault="00AF407F" w:rsidP="00AF407F">
          <w:pPr>
            <w:pStyle w:val="E4AE13CB87A64BD1AE0FC9919D31D5392"/>
          </w:pPr>
          <w:r>
            <w:rPr>
              <w:rStyle w:val="PlaceholderText"/>
              <w:color w:val="auto"/>
            </w:rPr>
            <w:t>Rudarsko-geološko-naftni fakultet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5FACB-64EA-4C48-91A2-8701AF890123}"/>
      </w:docPartPr>
      <w:docPartBody>
        <w:p w:rsidR="00EF468A" w:rsidRDefault="006D5B9C">
          <w:r w:rsidRPr="006F7B36">
            <w:rPr>
              <w:rStyle w:val="PlaceholderText"/>
            </w:rPr>
            <w:t>Click here to enter text.</w:t>
          </w:r>
        </w:p>
      </w:docPartBody>
    </w:docPart>
    <w:docPart>
      <w:docPartPr>
        <w:name w:val="A50B557478BA412A95F5CBB13AD6DC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35C7DC-BA8A-447B-993C-4BD01A8B5FD1}"/>
      </w:docPartPr>
      <w:docPartBody>
        <w:p w:rsidR="00EF468A" w:rsidRDefault="00EF468A" w:rsidP="00EF468A">
          <w:pPr>
            <w:pStyle w:val="A50B557478BA412A95F5CBB13AD6DC22"/>
          </w:pPr>
          <w:r>
            <w:t>Sveučilište u Zagrebu</w:t>
          </w:r>
        </w:p>
      </w:docPartBody>
    </w:docPart>
    <w:docPart>
      <w:docPartPr>
        <w:name w:val="852348537EB04B0AB3EB12D5A164B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58AFAF-FFA0-442F-9352-04A1B8008308}"/>
      </w:docPartPr>
      <w:docPartBody>
        <w:p w:rsidR="00EF468A" w:rsidRDefault="00AF407F" w:rsidP="00EF468A">
          <w:pPr>
            <w:pStyle w:val="852348537EB04B0AB3EB12D5A164BB152"/>
          </w:pPr>
          <w:r w:rsidRPr="006F3E41">
            <w:t>Master's Thesis</w:t>
          </w:r>
        </w:p>
      </w:docPartBody>
    </w:docPart>
    <w:docPart>
      <w:docPartPr>
        <w:name w:val="1807ED1F92E343DB91C7CCCD8FD56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E0FD1C-1AF8-4866-8CE7-E048587E053A}"/>
      </w:docPartPr>
      <w:docPartBody>
        <w:p w:rsidR="00EF468A" w:rsidRDefault="00EF468A" w:rsidP="00EF468A">
          <w:pPr>
            <w:pStyle w:val="1807ED1F92E343DB91C7CCCD8FD56B2B"/>
          </w:pPr>
          <w:r>
            <w:rPr>
              <w:rStyle w:val="PlaceholderText"/>
              <w:color w:val="auto"/>
            </w:rPr>
            <w:t>Rudarsko-geološko-naftni fakultet</w:t>
          </w:r>
        </w:p>
      </w:docPartBody>
    </w:docPart>
    <w:docPart>
      <w:docPartPr>
        <w:name w:val="89911696E15E467DBA6FAB21B80F9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D74A84-4D11-40D8-B698-77787006AB54}"/>
      </w:docPartPr>
      <w:docPartBody>
        <w:p w:rsidR="00EF468A" w:rsidRDefault="00AF407F" w:rsidP="00AF407F">
          <w:pPr>
            <w:pStyle w:val="89911696E15E467DBA6FAB21B80F90FB2"/>
          </w:pPr>
          <w:r w:rsidRPr="006F3E41">
            <w:rPr>
              <w:color w:val="BFBFBF" w:themeColor="background1" w:themeShade="BF"/>
            </w:rPr>
            <w:t>THESIS TITLE</w:t>
          </w:r>
        </w:p>
      </w:docPartBody>
    </w:docPart>
    <w:docPart>
      <w:docPartPr>
        <w:name w:val="0E4DC1A47ED144269ED6E9FB9A172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C8BCC5-95B6-43BC-820B-FCFBE2183CFF}"/>
      </w:docPartPr>
      <w:docPartBody>
        <w:p w:rsidR="00EF468A" w:rsidRDefault="00AF407F" w:rsidP="00AF407F">
          <w:pPr>
            <w:pStyle w:val="0E4DC1A47ED144269ED6E9FB9A17255B2"/>
          </w:pPr>
          <w:r>
            <w:rPr>
              <w:rStyle w:val="PlaceholderText"/>
              <w:color w:val="BFBFBF" w:themeColor="background1" w:themeShade="BF"/>
              <w:szCs w:val="20"/>
            </w:rPr>
            <w:t>Name and Surename</w:t>
          </w:r>
        </w:p>
      </w:docPartBody>
    </w:docPart>
    <w:docPart>
      <w:docPartPr>
        <w:name w:val="4D000C9AE9A04BB6AF217F99CE73E9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4325B-383E-4B99-A097-FDF8F19BF205}"/>
      </w:docPartPr>
      <w:docPartBody>
        <w:p w:rsidR="00EF468A" w:rsidRDefault="00EF468A" w:rsidP="00EF468A">
          <w:pPr>
            <w:pStyle w:val="4D000C9AE9A04BB6AF217F99CE73E9B4"/>
          </w:pPr>
          <w:r w:rsidRPr="006F7B36">
            <w:rPr>
              <w:rStyle w:val="PlaceholderText"/>
            </w:rPr>
            <w:t>Click here to enter text.</w:t>
          </w:r>
        </w:p>
      </w:docPartBody>
    </w:docPart>
    <w:docPart>
      <w:docPartPr>
        <w:name w:val="77C4457F0DBA49F185A8F4ACB92B2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2C850-3697-4C74-8356-A7ADB6FAAC45}"/>
      </w:docPartPr>
      <w:docPartBody>
        <w:p w:rsidR="00EF468A" w:rsidRDefault="00AF407F" w:rsidP="00AF407F">
          <w:pPr>
            <w:pStyle w:val="77C4457F0DBA49F185A8F4ACB92B2FF72"/>
          </w:pPr>
          <w:r>
            <w:rPr>
              <w:color w:val="BFBFBF" w:themeColor="background1" w:themeShade="BF"/>
            </w:rPr>
            <w:t>Department title</w:t>
          </w:r>
        </w:p>
      </w:docPartBody>
    </w:docPart>
    <w:docPart>
      <w:docPartPr>
        <w:name w:val="813324F0F7054F8A854428339353BE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283FE-6372-486C-9028-0FB7F7134164}"/>
      </w:docPartPr>
      <w:docPartBody>
        <w:p w:rsidR="00AF407F" w:rsidRDefault="00AF407F" w:rsidP="003302F1">
          <w:pPr>
            <w:pStyle w:val="Sazetak"/>
            <w:jc w:val="both"/>
            <w:rPr>
              <w:rStyle w:val="PlaceholderText"/>
              <w:color w:val="BFBFBF" w:themeColor="background1" w:themeShade="BF"/>
              <w:szCs w:val="20"/>
            </w:rPr>
          </w:pPr>
          <w:r>
            <w:rPr>
              <w:rStyle w:val="PlaceholderText"/>
              <w:color w:val="BFBFBF" w:themeColor="background1" w:themeShade="BF"/>
              <w:szCs w:val="20"/>
            </w:rPr>
            <w:t>Type the abstract</w:t>
          </w:r>
          <w:r w:rsidRPr="004B5FA4">
            <w:rPr>
              <w:rStyle w:val="PlaceholderText"/>
              <w:color w:val="BFBFBF" w:themeColor="background1" w:themeShade="BF"/>
              <w:szCs w:val="20"/>
            </w:rPr>
            <w:t xml:space="preserve">. Font: Times New Roman, 10 pt. </w:t>
          </w:r>
          <w:r>
            <w:rPr>
              <w:rStyle w:val="PlaceholderText"/>
              <w:color w:val="BFBFBF" w:themeColor="background1" w:themeShade="BF"/>
              <w:szCs w:val="20"/>
            </w:rPr>
            <w:t>Maximum</w:t>
          </w:r>
          <w:r w:rsidRPr="004B5FA4">
            <w:rPr>
              <w:rStyle w:val="PlaceholderText"/>
              <w:color w:val="BFBFBF" w:themeColor="background1" w:themeShade="BF"/>
              <w:szCs w:val="20"/>
            </w:rPr>
            <w:t xml:space="preserve"> 2500 </w:t>
          </w:r>
          <w:r>
            <w:rPr>
              <w:rStyle w:val="PlaceholderText"/>
              <w:color w:val="BFBFBF" w:themeColor="background1" w:themeShade="BF"/>
              <w:szCs w:val="20"/>
            </w:rPr>
            <w:t>characters</w:t>
          </w:r>
          <w:r w:rsidRPr="004B5FA4">
            <w:rPr>
              <w:rStyle w:val="PlaceholderText"/>
              <w:color w:val="BFBFBF" w:themeColor="background1" w:themeShade="BF"/>
              <w:szCs w:val="20"/>
            </w:rPr>
            <w:t xml:space="preserve"> </w:t>
          </w:r>
          <w:r>
            <w:rPr>
              <w:rStyle w:val="PlaceholderText"/>
              <w:color w:val="BFBFBF" w:themeColor="background1" w:themeShade="BF"/>
              <w:szCs w:val="20"/>
            </w:rPr>
            <w:t>with spaces</w:t>
          </w:r>
          <w:r w:rsidRPr="004B5FA4">
            <w:rPr>
              <w:rStyle w:val="PlaceholderText"/>
              <w:color w:val="BFBFBF" w:themeColor="background1" w:themeShade="BF"/>
              <w:szCs w:val="20"/>
            </w:rPr>
            <w:t>.</w:t>
          </w:r>
        </w:p>
        <w:p w:rsidR="00EF468A" w:rsidRDefault="00AF407F" w:rsidP="00AF407F">
          <w:pPr>
            <w:pStyle w:val="813324F0F7054F8A854428339353BE972"/>
          </w:pPr>
          <w:r>
            <w:rPr>
              <w:rStyle w:val="PlaceholderText"/>
              <w:color w:val="FF0000"/>
              <w:szCs w:val="20"/>
            </w:rPr>
            <w:t>OVA STRANICA POTREBNA JE PRI IZRADI DIPLOMSKOG RADA, KOD ZAVRŠNOG JE POTREBNO IZBRISATI</w:t>
          </w:r>
        </w:p>
      </w:docPartBody>
    </w:docPart>
    <w:docPart>
      <w:docPartPr>
        <w:name w:val="6FF049B460984AD296BEFFD310234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A69F2-37EB-479D-AB0E-6E644FC49B47}"/>
      </w:docPartPr>
      <w:docPartBody>
        <w:p w:rsidR="00EF468A" w:rsidRDefault="00AF407F" w:rsidP="00AF407F">
          <w:pPr>
            <w:pStyle w:val="6FF049B460984AD296BEFFD310234D9D2"/>
          </w:pPr>
          <w:r>
            <w:rPr>
              <w:color w:val="BFBFBF" w:themeColor="background1" w:themeShade="BF"/>
            </w:rPr>
            <w:t>Type keywords</w:t>
          </w:r>
        </w:p>
      </w:docPartBody>
    </w:docPart>
    <w:docPart>
      <w:docPartPr>
        <w:name w:val="962D3E52F3F94A9BAC6DD595102FF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A69F5-AAB7-42CB-9C21-BC747C664FD7}"/>
      </w:docPartPr>
      <w:docPartBody>
        <w:p w:rsidR="00EF468A" w:rsidRDefault="00AF407F" w:rsidP="00AF407F">
          <w:pPr>
            <w:pStyle w:val="962D3E52F3F94A9BAC6DD595102FF4CA2"/>
          </w:pPr>
          <w:r>
            <w:rPr>
              <w:rStyle w:val="PlaceholderText"/>
              <w:color w:val="BFBFBF" w:themeColor="background1" w:themeShade="BF"/>
              <w:szCs w:val="20"/>
            </w:rPr>
            <w:t>number</w:t>
          </w:r>
        </w:p>
      </w:docPartBody>
    </w:docPart>
    <w:docPart>
      <w:docPartPr>
        <w:name w:val="88A74452E0334E5CB92DFEAEF0F5F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E05986-C9BA-4DEB-8990-2BB32AC214C8}"/>
      </w:docPartPr>
      <w:docPartBody>
        <w:p w:rsidR="00EF468A" w:rsidRDefault="00AF407F" w:rsidP="00AF407F">
          <w:pPr>
            <w:pStyle w:val="88A74452E0334E5CB92DFEAEF0F5FE122"/>
          </w:pPr>
          <w:r>
            <w:rPr>
              <w:rStyle w:val="PlaceholderText"/>
              <w:color w:val="BFBFBF" w:themeColor="background1" w:themeShade="BF"/>
              <w:szCs w:val="20"/>
            </w:rPr>
            <w:t>number</w:t>
          </w:r>
        </w:p>
      </w:docPartBody>
    </w:docPart>
    <w:docPart>
      <w:docPartPr>
        <w:name w:val="260F1A7C4FC44389BD410D12286B1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C9C6C-1A50-4580-8B1B-ABE2F25D3282}"/>
      </w:docPartPr>
      <w:docPartBody>
        <w:p w:rsidR="00EF468A" w:rsidRDefault="00AF407F" w:rsidP="00AF407F">
          <w:pPr>
            <w:pStyle w:val="260F1A7C4FC44389BD410D12286B10032"/>
          </w:pPr>
          <w:r>
            <w:rPr>
              <w:rStyle w:val="PlaceholderText"/>
              <w:color w:val="BFBFBF" w:themeColor="background1" w:themeShade="BF"/>
              <w:szCs w:val="20"/>
            </w:rPr>
            <w:t>number</w:t>
          </w:r>
        </w:p>
      </w:docPartBody>
    </w:docPart>
    <w:docPart>
      <w:docPartPr>
        <w:name w:val="68ABC2C682FE4D37AD74B3F984309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DF83F-BD74-4179-AD04-9A51D2106AB6}"/>
      </w:docPartPr>
      <w:docPartBody>
        <w:p w:rsidR="00EF468A" w:rsidRDefault="00AF407F" w:rsidP="00AF407F">
          <w:pPr>
            <w:pStyle w:val="68ABC2C682FE4D37AD74B3F9843099A42"/>
          </w:pPr>
          <w:r>
            <w:rPr>
              <w:rStyle w:val="PlaceholderText"/>
              <w:color w:val="BFBFBF" w:themeColor="background1" w:themeShade="BF"/>
              <w:szCs w:val="20"/>
            </w:rPr>
            <w:t>number</w:t>
          </w:r>
        </w:p>
      </w:docPartBody>
    </w:docPart>
    <w:docPart>
      <w:docPartPr>
        <w:name w:val="2449E183641E408B8890CFE628B98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6FBF5-3CE1-4425-9035-313B2BFD5671}"/>
      </w:docPartPr>
      <w:docPartBody>
        <w:p w:rsidR="00EF468A" w:rsidRDefault="00AF407F" w:rsidP="00AF407F">
          <w:pPr>
            <w:pStyle w:val="2449E183641E408B8890CFE628B98BAE2"/>
          </w:pPr>
          <w:r>
            <w:rPr>
              <w:rStyle w:val="PlaceholderText"/>
              <w:color w:val="BFBFBF" w:themeColor="background1" w:themeShade="BF"/>
              <w:szCs w:val="20"/>
            </w:rPr>
            <w:t>number</w:t>
          </w:r>
        </w:p>
      </w:docPartBody>
    </w:docPart>
    <w:docPart>
      <w:docPartPr>
        <w:name w:val="11D9DD248F644CED85468B56AB1BAA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E76AE6-41F4-4FE6-AFFB-3C05F49A1264}"/>
      </w:docPartPr>
      <w:docPartBody>
        <w:p w:rsidR="00EF468A" w:rsidRDefault="00AF407F" w:rsidP="00AF407F">
          <w:pPr>
            <w:pStyle w:val="11D9DD248F644CED85468B56AB1BAAE62"/>
          </w:pPr>
          <w:r>
            <w:rPr>
              <w:rStyle w:val="PlaceholderText"/>
              <w:color w:val="BFBFBF" w:themeColor="background1" w:themeShade="BF"/>
              <w:szCs w:val="20"/>
            </w:rPr>
            <w:t>Croatian/English</w:t>
          </w:r>
        </w:p>
      </w:docPartBody>
    </w:docPart>
    <w:docPart>
      <w:docPartPr>
        <w:name w:val="957A21591C6C4E1CBE3193402D1B6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DC6CB-860F-4566-A8B4-594EB39F9AA0}"/>
      </w:docPartPr>
      <w:docPartBody>
        <w:p w:rsidR="00EF468A" w:rsidRDefault="00AF407F" w:rsidP="00AF407F">
          <w:pPr>
            <w:pStyle w:val="957A21591C6C4E1CBE3193402D1B62A52"/>
          </w:pPr>
          <w:r>
            <w:rPr>
              <w:color w:val="BFBFBF" w:themeColor="background1" w:themeShade="BF"/>
            </w:rPr>
            <w:t>Full Professor Name Surename</w:t>
          </w:r>
          <w:r w:rsidRPr="002F6590">
            <w:rPr>
              <w:color w:val="BFBFBF" w:themeColor="background1" w:themeShade="BF"/>
            </w:rPr>
            <w:t xml:space="preserve">, </w:t>
          </w:r>
          <w:r>
            <w:rPr>
              <w:color w:val="BFBFBF" w:themeColor="background1" w:themeShade="BF"/>
            </w:rPr>
            <w:t>PhD</w:t>
          </w:r>
        </w:p>
      </w:docPartBody>
    </w:docPart>
    <w:docPart>
      <w:docPartPr>
        <w:name w:val="0400220AF0D24525B4BB5474AEA64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BC9BC-E644-45C9-A572-86C11FE86517}"/>
      </w:docPartPr>
      <w:docPartBody>
        <w:p w:rsidR="00EF468A" w:rsidRDefault="00AF407F" w:rsidP="00AF407F">
          <w:pPr>
            <w:pStyle w:val="0400220AF0D24525B4BB5474AEA6416B2"/>
          </w:pPr>
          <w:r>
            <w:rPr>
              <w:rStyle w:val="PlaceholderText"/>
              <w:color w:val="BFBFBF" w:themeColor="background1" w:themeShade="BF"/>
              <w:szCs w:val="20"/>
            </w:rPr>
            <w:t xml:space="preserve">Associate Professor </w:t>
          </w:r>
          <w:r>
            <w:rPr>
              <w:color w:val="BFBFBF" w:themeColor="background1" w:themeShade="BF"/>
            </w:rPr>
            <w:t>Name Surename</w:t>
          </w:r>
          <w:r>
            <w:rPr>
              <w:rStyle w:val="PlaceholderText"/>
              <w:color w:val="BFBFBF" w:themeColor="background1" w:themeShade="BF"/>
              <w:szCs w:val="20"/>
            </w:rPr>
            <w:t>, PhD</w:t>
          </w:r>
        </w:p>
      </w:docPartBody>
    </w:docPart>
    <w:docPart>
      <w:docPartPr>
        <w:name w:val="C0D5E025B15E43369E9CF54FF1A00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AFDE4-4956-4DA6-A676-DA61614D42E3}"/>
      </w:docPartPr>
      <w:docPartBody>
        <w:p w:rsidR="00EF468A" w:rsidRDefault="00AF407F" w:rsidP="00AF407F">
          <w:pPr>
            <w:pStyle w:val="C0D5E025B15E43369E9CF54FF1A0009A2"/>
          </w:pPr>
          <w:r>
            <w:rPr>
              <w:color w:val="BFBFBF" w:themeColor="background1" w:themeShade="BF"/>
            </w:rPr>
            <w:t>Full Professor Name Surename</w:t>
          </w:r>
          <w:r w:rsidRPr="002F6590">
            <w:rPr>
              <w:color w:val="BFBFBF" w:themeColor="background1" w:themeShade="BF"/>
            </w:rPr>
            <w:t xml:space="preserve">, </w:t>
          </w:r>
          <w:r>
            <w:rPr>
              <w:color w:val="BFBFBF" w:themeColor="background1" w:themeShade="BF"/>
            </w:rPr>
            <w:t>PhD</w:t>
          </w:r>
        </w:p>
      </w:docPartBody>
    </w:docPart>
    <w:docPart>
      <w:docPartPr>
        <w:name w:val="4A6172C6FD2E4AA280BF289A02C9C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7123E-FBFC-465C-A66A-DC6EB5315F70}"/>
      </w:docPartPr>
      <w:docPartBody>
        <w:p w:rsidR="00EF468A" w:rsidRDefault="00AF407F" w:rsidP="00AF407F">
          <w:pPr>
            <w:pStyle w:val="4A6172C6FD2E4AA280BF289A02C9C82A2"/>
          </w:pPr>
          <w:r>
            <w:rPr>
              <w:rStyle w:val="PlaceholderText"/>
              <w:color w:val="BFBFBF" w:themeColor="background1" w:themeShade="BF"/>
              <w:szCs w:val="20"/>
            </w:rPr>
            <w:t xml:space="preserve">Associate Professor </w:t>
          </w:r>
          <w:r>
            <w:rPr>
              <w:color w:val="BFBFBF" w:themeColor="background1" w:themeShade="BF"/>
            </w:rPr>
            <w:t>Name Surename</w:t>
          </w:r>
          <w:r>
            <w:rPr>
              <w:rStyle w:val="PlaceholderText"/>
              <w:color w:val="BFBFBF" w:themeColor="background1" w:themeShade="BF"/>
              <w:szCs w:val="20"/>
            </w:rPr>
            <w:t>, PhD</w:t>
          </w:r>
        </w:p>
      </w:docPartBody>
    </w:docPart>
    <w:docPart>
      <w:docPartPr>
        <w:name w:val="4945D7A9FD7F45FEA19A5A8BA5458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46A67E-168B-4732-873B-33155DFCE399}"/>
      </w:docPartPr>
      <w:docPartBody>
        <w:p w:rsidR="00EF468A" w:rsidRDefault="00AF407F" w:rsidP="00AF407F">
          <w:pPr>
            <w:pStyle w:val="4945D7A9FD7F45FEA19A5A8BA545891C2"/>
          </w:pPr>
          <w:r>
            <w:rPr>
              <w:rStyle w:val="PlaceholderText"/>
              <w:color w:val="BFBFBF" w:themeColor="background1" w:themeShade="BF"/>
              <w:szCs w:val="20"/>
            </w:rPr>
            <w:t xml:space="preserve">Assistant Professor </w:t>
          </w:r>
          <w:r>
            <w:rPr>
              <w:color w:val="BFBFBF" w:themeColor="background1" w:themeShade="BF"/>
            </w:rPr>
            <w:t>Name Surename</w:t>
          </w:r>
          <w:r>
            <w:rPr>
              <w:rStyle w:val="PlaceholderText"/>
              <w:color w:val="BFBFBF" w:themeColor="background1" w:themeShade="BF"/>
              <w:szCs w:val="20"/>
            </w:rPr>
            <w:t>, PhD</w:t>
          </w:r>
        </w:p>
      </w:docPartBody>
    </w:docPart>
    <w:docPart>
      <w:docPartPr>
        <w:name w:val="2913DD48E7C14F3AB4CE8BFE7669516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0B2B7D18-7382-474C-AB55-18450B965C91}"/>
      </w:docPartPr>
      <w:docPartBody>
        <w:p w:rsidR="005E08F3" w:rsidRDefault="005E08F3" w:rsidP="005E08F3">
          <w:pPr>
            <w:pStyle w:val="2913DD48E7C14F3AB4CE8BFE76695161"/>
          </w:pPr>
          <w:r w:rsidRPr="006F7B36">
            <w:rPr>
              <w:rStyle w:val="PlaceholderText"/>
            </w:rPr>
            <w:t>Click here to enter text.</w:t>
          </w:r>
        </w:p>
      </w:docPartBody>
    </w:docPart>
    <w:docPart>
      <w:docPartPr>
        <w:name w:val="B6E4AEA4BD4E41F0B78CBDEF8B7483A5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B0B6EEAF-9E09-4E5E-AEEC-F92C46894398}"/>
      </w:docPartPr>
      <w:docPartBody>
        <w:p w:rsidR="005E08F3" w:rsidRDefault="00AF407F" w:rsidP="00AF407F">
          <w:pPr>
            <w:pStyle w:val="B6E4AEA4BD4E41F0B78CBDEF8B7483A52"/>
          </w:pPr>
          <w:r>
            <w:rPr>
              <w:color w:val="BFBFBF" w:themeColor="background1" w:themeShade="BF"/>
            </w:rPr>
            <w:t>dr.sc. Ime Prezime</w:t>
          </w:r>
        </w:p>
      </w:docPartBody>
    </w:docPart>
    <w:docPart>
      <w:docPartPr>
        <w:name w:val="B0DAD92D8C3A4197A92C03418FD59F91"/>
        <w:category>
          <w:name w:val="Općenito"/>
          <w:gallery w:val="placeholder"/>
        </w:category>
        <w:types>
          <w:type w:val="bbPlcHdr"/>
        </w:types>
        <w:behaviors>
          <w:behavior w:val="content"/>
        </w:behaviors>
        <w:guid w:val="{2CF169F5-9C46-4DF0-906B-AABDC7B31A0D}"/>
      </w:docPartPr>
      <w:docPartBody>
        <w:p w:rsidR="005E08F3" w:rsidRDefault="00AF407F" w:rsidP="00AF407F">
          <w:pPr>
            <w:pStyle w:val="B0DAD92D8C3A4197A92C03418FD59F912"/>
          </w:pPr>
          <w:r>
            <w:rPr>
              <w:rStyle w:val="PlaceholderText"/>
              <w:color w:val="BFBFBF" w:themeColor="background1" w:themeShade="BF"/>
              <w:szCs w:val="20"/>
            </w:rPr>
            <w:t>Ime Prezime, asistent</w:t>
          </w:r>
        </w:p>
      </w:docPartBody>
    </w:docPart>
    <w:docPart>
      <w:docPartPr>
        <w:name w:val="BB636A8C8E9E4CF5874B6D1A43838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D67669-1A23-4311-B6C9-45F812F13A1A}"/>
      </w:docPartPr>
      <w:docPartBody>
        <w:p w:rsidR="00326622" w:rsidRDefault="00A25D25" w:rsidP="00A25D25">
          <w:pPr>
            <w:pStyle w:val="BB636A8C8E9E4CF5874B6D1A43838DEB"/>
          </w:pPr>
          <w:r w:rsidRPr="006F7B36">
            <w:rPr>
              <w:rStyle w:val="PlaceholderText"/>
            </w:rPr>
            <w:t>Click here to enter text.</w:t>
          </w:r>
        </w:p>
      </w:docPartBody>
    </w:docPart>
    <w:docPart>
      <w:docPartPr>
        <w:name w:val="5D4F39AFC41A4DE180B6CA1735EC8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DC6BB-CE93-4404-B6E3-EB8C17EC1C25}"/>
      </w:docPartPr>
      <w:docPartBody>
        <w:p w:rsidR="00326622" w:rsidRDefault="00AF407F" w:rsidP="00AF407F">
          <w:pPr>
            <w:pStyle w:val="5D4F39AFC41A4DE180B6CA1735EC87962"/>
          </w:pPr>
          <w:r>
            <w:rPr>
              <w:color w:val="BFBFBF" w:themeColor="background1" w:themeShade="BF"/>
            </w:rPr>
            <w:t>Senior Assistant Name Surename, PhD</w:t>
          </w:r>
        </w:p>
      </w:docPartBody>
    </w:docPart>
    <w:docPart>
      <w:docPartPr>
        <w:name w:val="598C7564215546ADA0EE1D2B95F66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E6AAB5-2D05-447B-988F-B0F3C7BA49A4}"/>
      </w:docPartPr>
      <w:docPartBody>
        <w:p w:rsidR="00326622" w:rsidRDefault="00AF407F" w:rsidP="00AF407F">
          <w:pPr>
            <w:pStyle w:val="598C7564215546ADA0EE1D2B95F66CAE2"/>
          </w:pPr>
          <w:r>
            <w:rPr>
              <w:color w:val="BFBFBF" w:themeColor="background1" w:themeShade="BF"/>
            </w:rPr>
            <w:t>Assistant Name Surename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1A70F1"/>
    <w:multiLevelType w:val="hybridMultilevel"/>
    <w:tmpl w:val="A670AD74"/>
    <w:lvl w:ilvl="0" w:tplc="2C228D66">
      <w:start w:val="1"/>
      <w:numFmt w:val="decimal"/>
      <w:lvlText w:val="%1)"/>
      <w:lvlJc w:val="left"/>
      <w:pPr>
        <w:ind w:left="680" w:hanging="396"/>
      </w:pPr>
      <w:rPr>
        <w:rFonts w:hint="default"/>
      </w:rPr>
    </w:lvl>
    <w:lvl w:ilvl="1" w:tplc="0114A8E2">
      <w:start w:val="1"/>
      <w:numFmt w:val="lowerLetter"/>
      <w:lvlText w:val="%2)"/>
      <w:lvlJc w:val="left"/>
      <w:pPr>
        <w:ind w:left="1247" w:hanging="396"/>
      </w:pPr>
      <w:rPr>
        <w:rFonts w:hint="default"/>
      </w:rPr>
    </w:lvl>
    <w:lvl w:ilvl="2" w:tplc="75A6035C">
      <w:start w:val="1"/>
      <w:numFmt w:val="lowerRoman"/>
      <w:lvlText w:val="%3."/>
      <w:lvlJc w:val="right"/>
      <w:pPr>
        <w:ind w:left="2727" w:hanging="363"/>
      </w:pPr>
      <w:rPr>
        <w:rFonts w:hint="default"/>
      </w:rPr>
    </w:lvl>
    <w:lvl w:ilvl="3" w:tplc="4164FD16">
      <w:start w:val="1"/>
      <w:numFmt w:val="decimal"/>
      <w:lvlText w:val="%4."/>
      <w:lvlJc w:val="left"/>
      <w:pPr>
        <w:ind w:left="3447" w:hanging="363"/>
      </w:pPr>
      <w:rPr>
        <w:rFonts w:hint="default"/>
      </w:rPr>
    </w:lvl>
    <w:lvl w:ilvl="4" w:tplc="D85E131C">
      <w:start w:val="1"/>
      <w:numFmt w:val="lowerLetter"/>
      <w:lvlText w:val="%5."/>
      <w:lvlJc w:val="left"/>
      <w:pPr>
        <w:ind w:left="4167" w:hanging="363"/>
      </w:pPr>
      <w:rPr>
        <w:rFonts w:hint="default"/>
      </w:rPr>
    </w:lvl>
    <w:lvl w:ilvl="5" w:tplc="56624A8E">
      <w:start w:val="1"/>
      <w:numFmt w:val="lowerRoman"/>
      <w:lvlText w:val="%6."/>
      <w:lvlJc w:val="right"/>
      <w:pPr>
        <w:ind w:left="4887" w:hanging="363"/>
      </w:pPr>
      <w:rPr>
        <w:rFonts w:hint="default"/>
      </w:rPr>
    </w:lvl>
    <w:lvl w:ilvl="6" w:tplc="9F981A80">
      <w:start w:val="1"/>
      <w:numFmt w:val="decimal"/>
      <w:lvlText w:val="%7."/>
      <w:lvlJc w:val="left"/>
      <w:pPr>
        <w:ind w:left="5607" w:hanging="363"/>
      </w:pPr>
      <w:rPr>
        <w:rFonts w:hint="default"/>
      </w:rPr>
    </w:lvl>
    <w:lvl w:ilvl="7" w:tplc="F88A871E">
      <w:start w:val="1"/>
      <w:numFmt w:val="lowerLetter"/>
      <w:lvlText w:val="%8."/>
      <w:lvlJc w:val="left"/>
      <w:pPr>
        <w:ind w:left="6327" w:hanging="363"/>
      </w:pPr>
      <w:rPr>
        <w:rFonts w:hint="default"/>
      </w:rPr>
    </w:lvl>
    <w:lvl w:ilvl="8" w:tplc="0DDC1E12">
      <w:start w:val="1"/>
      <w:numFmt w:val="lowerRoman"/>
      <w:lvlText w:val="%9."/>
      <w:lvlJc w:val="right"/>
      <w:pPr>
        <w:ind w:left="7047" w:hanging="363"/>
      </w:pPr>
      <w:rPr>
        <w:rFonts w:hint="default"/>
      </w:rPr>
    </w:lvl>
  </w:abstractNum>
  <w:num w:numId="1" w16cid:durableId="164234390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D0"/>
    <w:rsid w:val="00003D03"/>
    <w:rsid w:val="000167B0"/>
    <w:rsid w:val="000203B0"/>
    <w:rsid w:val="00023E57"/>
    <w:rsid w:val="00027B37"/>
    <w:rsid w:val="000C0193"/>
    <w:rsid w:val="000F2BDF"/>
    <w:rsid w:val="00137F08"/>
    <w:rsid w:val="00141C11"/>
    <w:rsid w:val="00164597"/>
    <w:rsid w:val="001B2C3C"/>
    <w:rsid w:val="001D6AB7"/>
    <w:rsid w:val="001E3F2E"/>
    <w:rsid w:val="00203E66"/>
    <w:rsid w:val="00241313"/>
    <w:rsid w:val="002B2941"/>
    <w:rsid w:val="002E00D0"/>
    <w:rsid w:val="0031566D"/>
    <w:rsid w:val="00326622"/>
    <w:rsid w:val="003A3409"/>
    <w:rsid w:val="003B6E7A"/>
    <w:rsid w:val="003E2DC7"/>
    <w:rsid w:val="003E575F"/>
    <w:rsid w:val="00440030"/>
    <w:rsid w:val="0047746C"/>
    <w:rsid w:val="004D0EBC"/>
    <w:rsid w:val="00541CDF"/>
    <w:rsid w:val="005468F5"/>
    <w:rsid w:val="00585287"/>
    <w:rsid w:val="005B325D"/>
    <w:rsid w:val="005E08F3"/>
    <w:rsid w:val="00624A9E"/>
    <w:rsid w:val="00687954"/>
    <w:rsid w:val="00693EF6"/>
    <w:rsid w:val="006B0D98"/>
    <w:rsid w:val="006D5B9C"/>
    <w:rsid w:val="006F2E18"/>
    <w:rsid w:val="007317DA"/>
    <w:rsid w:val="00757EB8"/>
    <w:rsid w:val="007640A4"/>
    <w:rsid w:val="00776B1E"/>
    <w:rsid w:val="007A1527"/>
    <w:rsid w:val="007A43E4"/>
    <w:rsid w:val="0088457D"/>
    <w:rsid w:val="008A350A"/>
    <w:rsid w:val="008C26D5"/>
    <w:rsid w:val="00942002"/>
    <w:rsid w:val="009556D5"/>
    <w:rsid w:val="009662C9"/>
    <w:rsid w:val="00987DBC"/>
    <w:rsid w:val="009D3D23"/>
    <w:rsid w:val="00A25D25"/>
    <w:rsid w:val="00A27867"/>
    <w:rsid w:val="00AF407F"/>
    <w:rsid w:val="00B228C3"/>
    <w:rsid w:val="00B5007D"/>
    <w:rsid w:val="00BC3183"/>
    <w:rsid w:val="00BE4859"/>
    <w:rsid w:val="00C3501F"/>
    <w:rsid w:val="00CB62AF"/>
    <w:rsid w:val="00D47ACD"/>
    <w:rsid w:val="00D812D7"/>
    <w:rsid w:val="00D953C6"/>
    <w:rsid w:val="00DA7D1E"/>
    <w:rsid w:val="00DD51A5"/>
    <w:rsid w:val="00E71068"/>
    <w:rsid w:val="00E913BA"/>
    <w:rsid w:val="00EF468A"/>
    <w:rsid w:val="00F102DD"/>
    <w:rsid w:val="00F238EF"/>
    <w:rsid w:val="00F940FE"/>
    <w:rsid w:val="00FB7C90"/>
    <w:rsid w:val="00FC2D1C"/>
    <w:rsid w:val="00FD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F407F"/>
    <w:rPr>
      <w:color w:val="808080"/>
    </w:rPr>
  </w:style>
  <w:style w:type="paragraph" w:customStyle="1" w:styleId="Naslovnica">
    <w:name w:val="Naslovnica"/>
    <w:link w:val="NaslovnicaChar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NaslovnicaChar">
    <w:name w:val="Naslovnica Char"/>
    <w:basedOn w:val="DefaultParagraphFont"/>
    <w:link w:val="Naslovnica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8944194188B456CA6DB10122EF25F1C">
    <w:name w:val="28944194188B456CA6DB10122EF25F1C"/>
    <w:rsid w:val="00C3501F"/>
  </w:style>
  <w:style w:type="paragraph" w:customStyle="1" w:styleId="A50B557478BA412A95F5CBB13AD6DC22">
    <w:name w:val="A50B557478BA412A95F5CBB13AD6DC22"/>
    <w:rsid w:val="00EF468A"/>
  </w:style>
  <w:style w:type="paragraph" w:customStyle="1" w:styleId="1807ED1F92E343DB91C7CCCD8FD56B2B">
    <w:name w:val="1807ED1F92E343DB91C7CCCD8FD56B2B"/>
    <w:rsid w:val="00EF468A"/>
  </w:style>
  <w:style w:type="paragraph" w:customStyle="1" w:styleId="4D000C9AE9A04BB6AF217F99CE73E9B4">
    <w:name w:val="4D000C9AE9A04BB6AF217F99CE73E9B4"/>
    <w:rsid w:val="00EF468A"/>
  </w:style>
  <w:style w:type="paragraph" w:customStyle="1" w:styleId="852348537EB04B0AB3EB12D5A164BB152">
    <w:name w:val="852348537EB04B0AB3EB12D5A164BB152"/>
    <w:rsid w:val="00EF468A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913DD48E7C14F3AB4CE8BFE76695161">
    <w:name w:val="2913DD48E7C14F3AB4CE8BFE76695161"/>
    <w:rsid w:val="005E08F3"/>
  </w:style>
  <w:style w:type="paragraph" w:customStyle="1" w:styleId="Sazetak">
    <w:name w:val="Sazetak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3E949386C064FFB8FA5ED7FF7EC6A8D41">
    <w:name w:val="63E949386C064FFB8FA5ED7FF7EC6A8D41"/>
    <w:rsid w:val="00987DBC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F7A4DD3EF2040E5BEDA96550281D94672">
    <w:name w:val="2F7A4DD3EF2040E5BEDA96550281D94672"/>
    <w:rsid w:val="00987DBC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BB636A8C8E9E4CF5874B6D1A43838DEB">
    <w:name w:val="BB636A8C8E9E4CF5874B6D1A43838DEB"/>
    <w:rsid w:val="00A25D25"/>
  </w:style>
  <w:style w:type="paragraph" w:customStyle="1" w:styleId="2FFA16A9C7094898B1ABEBFA223BC01B86">
    <w:name w:val="2FFA16A9C7094898B1ABEBFA223BC01B86"/>
    <w:rsid w:val="00A25D2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D8F9BE7139524E73B52D0D1ABEC6DA0285">
    <w:name w:val="D8F9BE7139524E73B52D0D1ABEC6DA0285"/>
    <w:rsid w:val="00A25D2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6FBB6EFE217474882D237CA14855B0170">
    <w:name w:val="26FBB6EFE217474882D237CA14855B0170"/>
    <w:rsid w:val="00A25D2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0167B0"/>
    <w:pPr>
      <w:ind w:left="720"/>
      <w:contextualSpacing/>
    </w:pPr>
  </w:style>
  <w:style w:type="paragraph" w:customStyle="1" w:styleId="3562BC002AFE40709735749D070578F4">
    <w:name w:val="3562BC002AFE40709735749D070578F4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E887D1470C984F62B4F44D734C634130">
    <w:name w:val="E887D1470C984F62B4F44D734C634130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8FD563E09E34C6EB9288F211FEC3A42">
    <w:name w:val="28FD563E09E34C6EB9288F211FEC3A42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b/>
      <w:caps/>
      <w:color w:val="000000" w:themeColor="text1"/>
      <w:sz w:val="24"/>
      <w:szCs w:val="24"/>
      <w:lang w:eastAsia="en-US"/>
    </w:rPr>
  </w:style>
  <w:style w:type="paragraph" w:customStyle="1" w:styleId="D94514D337704A068C97175FAE5A7341">
    <w:name w:val="D94514D337704A068C97175FAE5A734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7DD38B259394D20BC1D3E789CDC6361">
    <w:name w:val="97DD38B259394D20BC1D3E789CDC636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698286AFE7104111B05D3F46B7409E98">
    <w:name w:val="698286AFE7104111B05D3F46B7409E98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A43E3A760D44C05A9FFE89FDC572FF1">
    <w:name w:val="9A43E3A760D44C05A9FFE89FDC572FF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4AE13CB87A64BD1AE0FC9919D31D539">
    <w:name w:val="E4AE13CB87A64BD1AE0FC9919D31D539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91F99246F5F4026B63B589ED8F88649">
    <w:name w:val="791F99246F5F4026B63B589ED8F88649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412E30D83354342944F642AC4829802">
    <w:name w:val="B412E30D83354342944F642AC482980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CA9A37F5C624470821E7645303B3E41">
    <w:name w:val="9CA9A37F5C624470821E7645303B3E4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7BCF984073447D2A583B4DBE42C36AA">
    <w:name w:val="27BCF984073447D2A583B4DBE42C36AA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F76CA6D5EAD4E26A32DC95E900663BF">
    <w:name w:val="9F76CA6D5EAD4E26A32DC95E900663BF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19CECA5CFBA4835A60C9FE507CD5D77">
    <w:name w:val="F19CECA5CFBA4835A60C9FE507CD5D77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6173C60E76C4484A5B6DF81C34189BB">
    <w:name w:val="E6173C60E76C4484A5B6DF81C34189BB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331E236E814E54AE00DB451960FFD3">
    <w:name w:val="24331E236E814E54AE00DB451960FFD3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20F7A1367B74316BC8C20D1B1103439">
    <w:name w:val="520F7A1367B74316BC8C20D1B1103439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0CF074670434C7CA80FD40F73B19FD8">
    <w:name w:val="90CF074670434C7CA80FD40F73B19FD8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6E4AEA4BD4E41F0B78CBDEF8B7483A5">
    <w:name w:val="B6E4AEA4BD4E41F0B78CBDEF8B7483A5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0DAD92D8C3A4197A92C03418FD59F91">
    <w:name w:val="B0DAD92D8C3A4197A92C03418FD59F9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6B736CCA35E4302A1A6EEE69156C0A0">
    <w:name w:val="46B736CCA35E4302A1A6EEE69156C0A0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D192615006264088BFCD012259DB8E1D">
    <w:name w:val="D192615006264088BFCD012259DB8E1D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0749583A4DA494EBD45F82736CCFF14">
    <w:name w:val="10749583A4DA494EBD45F82736CCFF14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9911696E15E467DBA6FAB21B80F90FB">
    <w:name w:val="89911696E15E467DBA6FAB21B80F90FB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E4DC1A47ED144269ED6E9FB9A17255B">
    <w:name w:val="0E4DC1A47ED144269ED6E9FB9A17255B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7C4457F0DBA49F185A8F4ACB92B2FF7">
    <w:name w:val="77C4457F0DBA49F185A8F4ACB92B2FF7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13324F0F7054F8A854428339353BE97">
    <w:name w:val="813324F0F7054F8A854428339353BE97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FF049B460984AD296BEFFD310234D9D">
    <w:name w:val="6FF049B460984AD296BEFFD310234D9D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62D3E52F3F94A9BAC6DD595102FF4CA">
    <w:name w:val="962D3E52F3F94A9BAC6DD595102FF4CA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8A74452E0334E5CB92DFEAEF0F5FE12">
    <w:name w:val="88A74452E0334E5CB92DFEAEF0F5FE1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60F1A7C4FC44389BD410D12286B1003">
    <w:name w:val="260F1A7C4FC44389BD410D12286B1003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8ABC2C682FE4D37AD74B3F9843099A4">
    <w:name w:val="68ABC2C682FE4D37AD74B3F9843099A4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49E183641E408B8890CFE628B98BAE">
    <w:name w:val="2449E183641E408B8890CFE628B98BAE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1D9DD248F644CED85468B56AB1BAAE6">
    <w:name w:val="11D9DD248F644CED85468B56AB1BAAE6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57A21591C6C4E1CBE3193402D1B62A5">
    <w:name w:val="957A21591C6C4E1CBE3193402D1B62A5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400220AF0D24525B4BB5474AEA6416B">
    <w:name w:val="0400220AF0D24525B4BB5474AEA6416B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D4F39AFC41A4DE180B6CA1735EC8796">
    <w:name w:val="5D4F39AFC41A4DE180B6CA1735EC8796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98C7564215546ADA0EE1D2B95F66CAE">
    <w:name w:val="598C7564215546ADA0EE1D2B95F66CAE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0D5E025B15E43369E9CF54FF1A0009A">
    <w:name w:val="C0D5E025B15E43369E9CF54FF1A0009A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A6172C6FD2E4AA280BF289A02C9C82A">
    <w:name w:val="4A6172C6FD2E4AA280BF289A02C9C82A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45D7A9FD7F45FEA19A5A8BA545891C">
    <w:name w:val="4945D7A9FD7F45FEA19A5A8BA545891C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B992C428CE34E5189B0503CCEA8B2C4">
    <w:name w:val="2B992C428CE34E5189B0503CCEA8B2C4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594E1DB7297E4AB69BA39444753A16FD">
    <w:name w:val="594E1DB7297E4AB69BA39444753A16FD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4B494A0C106649E0A70EFB24D62A42CD">
    <w:name w:val="4B494A0C106649E0A70EFB24D62A42CD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56AE7B0E9A4D80958AEDF55D05D0C9">
    <w:name w:val="6D56AE7B0E9A4D80958AEDF55D05D0C9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3562BC002AFE40709735749D070578F41">
    <w:name w:val="3562BC002AFE40709735749D070578F4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E887D1470C984F62B4F44D734C6341301">
    <w:name w:val="E887D1470C984F62B4F44D734C634130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8FD563E09E34C6EB9288F211FEC3A421">
    <w:name w:val="28FD563E09E34C6EB9288F211FEC3A421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b/>
      <w:caps/>
      <w:color w:val="000000" w:themeColor="text1"/>
      <w:sz w:val="24"/>
      <w:szCs w:val="24"/>
      <w:lang w:eastAsia="en-US"/>
    </w:rPr>
  </w:style>
  <w:style w:type="paragraph" w:customStyle="1" w:styleId="D94514D337704A068C97175FAE5A73411">
    <w:name w:val="D94514D337704A068C97175FAE5A7341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7DD38B259394D20BC1D3E789CDC63611">
    <w:name w:val="97DD38B259394D20BC1D3E789CDC6361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698286AFE7104111B05D3F46B7409E981">
    <w:name w:val="698286AFE7104111B05D3F46B7409E981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A43E3A760D44C05A9FFE89FDC572FF11">
    <w:name w:val="9A43E3A760D44C05A9FFE89FDC572FF1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4AE13CB87A64BD1AE0FC9919D31D5391">
    <w:name w:val="E4AE13CB87A64BD1AE0FC9919D31D539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91F99246F5F4026B63B589ED8F886491">
    <w:name w:val="791F99246F5F4026B63B589ED8F88649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412E30D83354342944F642AC48298021">
    <w:name w:val="B412E30D83354342944F642AC4829802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CA9A37F5C624470821E7645303B3E411">
    <w:name w:val="9CA9A37F5C624470821E7645303B3E41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7BCF984073447D2A583B4DBE42C36AA1">
    <w:name w:val="27BCF984073447D2A583B4DBE42C36AA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F76CA6D5EAD4E26A32DC95E900663BF1">
    <w:name w:val="9F76CA6D5EAD4E26A32DC95E900663BF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19CECA5CFBA4835A60C9FE507CD5D771">
    <w:name w:val="F19CECA5CFBA4835A60C9FE507CD5D77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6173C60E76C4484A5B6DF81C34189BB1">
    <w:name w:val="E6173C60E76C4484A5B6DF81C34189BB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331E236E814E54AE00DB451960FFD31">
    <w:name w:val="24331E236E814E54AE00DB451960FFD3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20F7A1367B74316BC8C20D1B11034391">
    <w:name w:val="520F7A1367B74316BC8C20D1B1103439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0CF074670434C7CA80FD40F73B19FD81">
    <w:name w:val="90CF074670434C7CA80FD40F73B19FD8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6E4AEA4BD4E41F0B78CBDEF8B7483A51">
    <w:name w:val="B6E4AEA4BD4E41F0B78CBDEF8B7483A5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0DAD92D8C3A4197A92C03418FD59F911">
    <w:name w:val="B0DAD92D8C3A4197A92C03418FD59F91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6B736CCA35E4302A1A6EEE69156C0A01">
    <w:name w:val="46B736CCA35E4302A1A6EEE69156C0A0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D192615006264088BFCD012259DB8E1D1">
    <w:name w:val="D192615006264088BFCD012259DB8E1D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0749583A4DA494EBD45F82736CCFF141">
    <w:name w:val="10749583A4DA494EBD45F82736CCFF14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9911696E15E467DBA6FAB21B80F90FB1">
    <w:name w:val="89911696E15E467DBA6FAB21B80F90FB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E4DC1A47ED144269ED6E9FB9A17255B1">
    <w:name w:val="0E4DC1A47ED144269ED6E9FB9A17255B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7C4457F0DBA49F185A8F4ACB92B2FF71">
    <w:name w:val="77C4457F0DBA49F185A8F4ACB92B2FF7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13324F0F7054F8A854428339353BE971">
    <w:name w:val="813324F0F7054F8A854428339353BE97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FF049B460984AD296BEFFD310234D9D1">
    <w:name w:val="6FF049B460984AD296BEFFD310234D9D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62D3E52F3F94A9BAC6DD595102FF4CA1">
    <w:name w:val="962D3E52F3F94A9BAC6DD595102FF4CA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8A74452E0334E5CB92DFEAEF0F5FE121">
    <w:name w:val="88A74452E0334E5CB92DFEAEF0F5FE12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60F1A7C4FC44389BD410D12286B10031">
    <w:name w:val="260F1A7C4FC44389BD410D12286B1003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8ABC2C682FE4D37AD74B3F9843099A41">
    <w:name w:val="68ABC2C682FE4D37AD74B3F9843099A4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49E183641E408B8890CFE628B98BAE1">
    <w:name w:val="2449E183641E408B8890CFE628B98BAE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1D9DD248F644CED85468B56AB1BAAE61">
    <w:name w:val="11D9DD248F644CED85468B56AB1BAAE6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57A21591C6C4E1CBE3193402D1B62A51">
    <w:name w:val="957A21591C6C4E1CBE3193402D1B62A5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400220AF0D24525B4BB5474AEA6416B1">
    <w:name w:val="0400220AF0D24525B4BB5474AEA6416B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D4F39AFC41A4DE180B6CA1735EC87961">
    <w:name w:val="5D4F39AFC41A4DE180B6CA1735EC8796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98C7564215546ADA0EE1D2B95F66CAE1">
    <w:name w:val="598C7564215546ADA0EE1D2B95F66CAE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0D5E025B15E43369E9CF54FF1A0009A1">
    <w:name w:val="C0D5E025B15E43369E9CF54FF1A0009A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A6172C6FD2E4AA280BF289A02C9C82A1">
    <w:name w:val="4A6172C6FD2E4AA280BF289A02C9C82A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AF407F"/>
    <w:pPr>
      <w:tabs>
        <w:tab w:val="left" w:pos="880"/>
        <w:tab w:val="right" w:leader="dot" w:pos="8777"/>
      </w:tabs>
      <w:spacing w:after="0" w:line="360" w:lineRule="auto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OC3Char">
    <w:name w:val="TOC 3 Char"/>
    <w:basedOn w:val="DefaultParagraphFont"/>
    <w:link w:val="TOC3"/>
    <w:uiPriority w:val="39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4945D7A9FD7F45FEA19A5A8BA545891C1">
    <w:name w:val="4945D7A9FD7F45FEA19A5A8BA545891C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B992C428CE34E5189B0503CCEA8B2C41">
    <w:name w:val="2B992C428CE34E5189B0503CCEA8B2C41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594E1DB7297E4AB69BA39444753A16FD1">
    <w:name w:val="594E1DB7297E4AB69BA39444753A16FD1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4B494A0C106649E0A70EFB24D62A42CD1">
    <w:name w:val="4B494A0C106649E0A70EFB24D62A42CD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56AE7B0E9A4D80958AEDF55D05D0C91">
    <w:name w:val="6D56AE7B0E9A4D80958AEDF55D05D0C91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3562BC002AFE40709735749D070578F42">
    <w:name w:val="3562BC002AFE40709735749D070578F42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E887D1470C984F62B4F44D734C6341302">
    <w:name w:val="E887D1470C984F62B4F44D734C6341302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8FD563E09E34C6EB9288F211FEC3A422">
    <w:name w:val="28FD563E09E34C6EB9288F211FEC3A422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b/>
      <w:caps/>
      <w:color w:val="000000" w:themeColor="text1"/>
      <w:sz w:val="24"/>
      <w:szCs w:val="24"/>
      <w:lang w:eastAsia="en-US"/>
    </w:rPr>
  </w:style>
  <w:style w:type="paragraph" w:customStyle="1" w:styleId="D94514D337704A068C97175FAE5A73412">
    <w:name w:val="D94514D337704A068C97175FAE5A73412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7DD38B259394D20BC1D3E789CDC63612">
    <w:name w:val="97DD38B259394D20BC1D3E789CDC63612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698286AFE7104111B05D3F46B7409E982">
    <w:name w:val="698286AFE7104111B05D3F46B7409E982"/>
    <w:rsid w:val="00AF407F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A43E3A760D44C05A9FFE89FDC572FF12">
    <w:name w:val="9A43E3A760D44C05A9FFE89FDC572FF1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4AE13CB87A64BD1AE0FC9919D31D5392">
    <w:name w:val="E4AE13CB87A64BD1AE0FC9919D31D539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91F99246F5F4026B63B589ED8F886492">
    <w:name w:val="791F99246F5F4026B63B589ED8F88649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412E30D83354342944F642AC48298022">
    <w:name w:val="B412E30D83354342944F642AC4829802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CA9A37F5C624470821E7645303B3E412">
    <w:name w:val="9CA9A37F5C624470821E7645303B3E41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7BCF984073447D2A583B4DBE42C36AA2">
    <w:name w:val="27BCF984073447D2A583B4DBE42C36AA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F76CA6D5EAD4E26A32DC95E900663BF2">
    <w:name w:val="9F76CA6D5EAD4E26A32DC95E900663BF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19CECA5CFBA4835A60C9FE507CD5D772">
    <w:name w:val="F19CECA5CFBA4835A60C9FE507CD5D77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6173C60E76C4484A5B6DF81C34189BB2">
    <w:name w:val="E6173C60E76C4484A5B6DF81C34189BB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331E236E814E54AE00DB451960FFD32">
    <w:name w:val="24331E236E814E54AE00DB451960FFD3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20F7A1367B74316BC8C20D1B11034392">
    <w:name w:val="520F7A1367B74316BC8C20D1B1103439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0CF074670434C7CA80FD40F73B19FD82">
    <w:name w:val="90CF074670434C7CA80FD40F73B19FD8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6E4AEA4BD4E41F0B78CBDEF8B7483A52">
    <w:name w:val="B6E4AEA4BD4E41F0B78CBDEF8B7483A5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0DAD92D8C3A4197A92C03418FD59F912">
    <w:name w:val="B0DAD92D8C3A4197A92C03418FD59F91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6B736CCA35E4302A1A6EEE69156C0A02">
    <w:name w:val="46B736CCA35E4302A1A6EEE69156C0A0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D192615006264088BFCD012259DB8E1D2">
    <w:name w:val="D192615006264088BFCD012259DB8E1D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0749583A4DA494EBD45F82736CCFF142">
    <w:name w:val="10749583A4DA494EBD45F82736CCFF14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9911696E15E467DBA6FAB21B80F90FB2">
    <w:name w:val="89911696E15E467DBA6FAB21B80F90FB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E4DC1A47ED144269ED6E9FB9A17255B2">
    <w:name w:val="0E4DC1A47ED144269ED6E9FB9A17255B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7C4457F0DBA49F185A8F4ACB92B2FF72">
    <w:name w:val="77C4457F0DBA49F185A8F4ACB92B2FF7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13324F0F7054F8A854428339353BE972">
    <w:name w:val="813324F0F7054F8A854428339353BE97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FF049B460984AD296BEFFD310234D9D2">
    <w:name w:val="6FF049B460984AD296BEFFD310234D9D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62D3E52F3F94A9BAC6DD595102FF4CA2">
    <w:name w:val="962D3E52F3F94A9BAC6DD595102FF4CA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8A74452E0334E5CB92DFEAEF0F5FE122">
    <w:name w:val="88A74452E0334E5CB92DFEAEF0F5FE12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60F1A7C4FC44389BD410D12286B10032">
    <w:name w:val="260F1A7C4FC44389BD410D12286B1003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8ABC2C682FE4D37AD74B3F9843099A42">
    <w:name w:val="68ABC2C682FE4D37AD74B3F9843099A4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49E183641E408B8890CFE628B98BAE2">
    <w:name w:val="2449E183641E408B8890CFE628B98BAE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1D9DD248F644CED85468B56AB1BAAE62">
    <w:name w:val="11D9DD248F644CED85468B56AB1BAAE6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57A21591C6C4E1CBE3193402D1B62A52">
    <w:name w:val="957A21591C6C4E1CBE3193402D1B62A5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400220AF0D24525B4BB5474AEA6416B2">
    <w:name w:val="0400220AF0D24525B4BB5474AEA6416B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D4F39AFC41A4DE180B6CA1735EC87962">
    <w:name w:val="5D4F39AFC41A4DE180B6CA1735EC8796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98C7564215546ADA0EE1D2B95F66CAE2">
    <w:name w:val="598C7564215546ADA0EE1D2B95F66CAE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0D5E025B15E43369E9CF54FF1A0009A2">
    <w:name w:val="C0D5E025B15E43369E9CF54FF1A0009A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A6172C6FD2E4AA280BF289A02C9C82A2">
    <w:name w:val="4A6172C6FD2E4AA280BF289A02C9C82A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45D7A9FD7F45FEA19A5A8BA545891C2">
    <w:name w:val="4945D7A9FD7F45FEA19A5A8BA545891C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B992C428CE34E5189B0503CCEA8B2C42">
    <w:name w:val="2B992C428CE34E5189B0503CCEA8B2C42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594E1DB7297E4AB69BA39444753A16FD2">
    <w:name w:val="594E1DB7297E4AB69BA39444753A16FD2"/>
    <w:rsid w:val="00AF407F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4B494A0C106649E0A70EFB24D62A42CD2">
    <w:name w:val="4B494A0C106649E0A70EFB24D62A42CD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D56AE7B0E9A4D80958AEDF55D05D0C92">
    <w:name w:val="6D56AE7B0E9A4D80958AEDF55D05D0C92"/>
    <w:rsid w:val="00AF407F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3562BC002AFE40709735749D070578F46">
    <w:name w:val="3562BC002AFE40709735749D070578F46"/>
    <w:rsid w:val="008C26D5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E887D1470C984F62B4F44D734C6341306">
    <w:name w:val="E887D1470C984F62B4F44D734C6341306"/>
    <w:rsid w:val="008C26D5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28FD563E09E34C6EB9288F211FEC3A426">
    <w:name w:val="28FD563E09E34C6EB9288F211FEC3A426"/>
    <w:rsid w:val="008C26D5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b/>
      <w:caps/>
      <w:color w:val="000000" w:themeColor="text1"/>
      <w:sz w:val="24"/>
      <w:szCs w:val="24"/>
      <w:lang w:eastAsia="en-US"/>
    </w:rPr>
  </w:style>
  <w:style w:type="paragraph" w:customStyle="1" w:styleId="D94514D337704A068C97175FAE5A73416">
    <w:name w:val="D94514D337704A068C97175FAE5A73416"/>
    <w:rsid w:val="008C26D5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7DD38B259394D20BC1D3E789CDC63616">
    <w:name w:val="97DD38B259394D20BC1D3E789CDC63616"/>
    <w:rsid w:val="008C26D5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698286AFE7104111B05D3F46B7409E986">
    <w:name w:val="698286AFE7104111B05D3F46B7409E986"/>
    <w:rsid w:val="008C26D5"/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9A43E3A760D44C05A9FFE89FDC572FF16">
    <w:name w:val="9A43E3A760D44C05A9FFE89FDC572FF1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4AE13CB87A64BD1AE0FC9919D31D5396">
    <w:name w:val="E4AE13CB87A64BD1AE0FC9919D31D539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91F99246F5F4026B63B589ED8F886496">
    <w:name w:val="791F99246F5F4026B63B589ED8F88649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412E30D83354342944F642AC48298026">
    <w:name w:val="B412E30D83354342944F642AC4829802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CA9A37F5C624470821E7645303B3E416">
    <w:name w:val="9CA9A37F5C624470821E7645303B3E41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7BCF984073447D2A583B4DBE42C36AA6">
    <w:name w:val="27BCF984073447D2A583B4DBE42C36AA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F76CA6D5EAD4E26A32DC95E900663BF6">
    <w:name w:val="9F76CA6D5EAD4E26A32DC95E900663BF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F19CECA5CFBA4835A60C9FE507CD5D776">
    <w:name w:val="F19CECA5CFBA4835A60C9FE507CD5D77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E6173C60E76C4484A5B6DF81C34189BB6">
    <w:name w:val="E6173C60E76C4484A5B6DF81C34189BB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331E236E814E54AE00DB451960FFD36">
    <w:name w:val="24331E236E814E54AE00DB451960FFD36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20F7A1367B74316BC8C20D1B11034395">
    <w:name w:val="520F7A1367B74316BC8C20D1B1103439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0CF074670434C7CA80FD40F73B19FD85">
    <w:name w:val="90CF074670434C7CA80FD40F73B19FD8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6E4AEA4BD4E41F0B78CBDEF8B7483A55">
    <w:name w:val="B6E4AEA4BD4E41F0B78CBDEF8B7483A5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B0DAD92D8C3A4197A92C03418FD59F915">
    <w:name w:val="B0DAD92D8C3A4197A92C03418FD59F91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6B736CCA35E4302A1A6EEE69156C0A05">
    <w:name w:val="46B736CCA35E4302A1A6EEE69156C0A0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D192615006264088BFCD012259DB8E1D5">
    <w:name w:val="D192615006264088BFCD012259DB8E1D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0749583A4DA494EBD45F82736CCFF145">
    <w:name w:val="10749583A4DA494EBD45F82736CCFF14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9911696E15E467DBA6FAB21B80F90FB5">
    <w:name w:val="89911696E15E467DBA6FAB21B80F90FB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E4DC1A47ED144269ED6E9FB9A17255B5">
    <w:name w:val="0E4DC1A47ED144269ED6E9FB9A17255B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77C4457F0DBA49F185A8F4ACB92B2FF75">
    <w:name w:val="77C4457F0DBA49F185A8F4ACB92B2FF7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13324F0F7054F8A854428339353BE975">
    <w:name w:val="813324F0F7054F8A854428339353BE97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FF049B460984AD296BEFFD310234D9D5">
    <w:name w:val="6FF049B460984AD296BEFFD310234D9D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62D3E52F3F94A9BAC6DD595102FF4CA5">
    <w:name w:val="962D3E52F3F94A9BAC6DD595102FF4CA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88A74452E0334E5CB92DFEAEF0F5FE125">
    <w:name w:val="88A74452E0334E5CB92DFEAEF0F5FE12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60F1A7C4FC44389BD410D12286B10035">
    <w:name w:val="260F1A7C4FC44389BD410D12286B1003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68ABC2C682FE4D37AD74B3F9843099A45">
    <w:name w:val="68ABC2C682FE4D37AD74B3F9843099A4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449E183641E408B8890CFE628B98BAE5">
    <w:name w:val="2449E183641E408B8890CFE628B98BAE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11D9DD248F644CED85468B56AB1BAAE65">
    <w:name w:val="11D9DD248F644CED85468B56AB1BAAE6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957A21591C6C4E1CBE3193402D1B62A55">
    <w:name w:val="957A21591C6C4E1CBE3193402D1B62A5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0400220AF0D24525B4BB5474AEA6416B5">
    <w:name w:val="0400220AF0D24525B4BB5474AEA6416B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D4F39AFC41A4DE180B6CA1735EC87965">
    <w:name w:val="5D4F39AFC41A4DE180B6CA1735EC8796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598C7564215546ADA0EE1D2B95F66CAE5">
    <w:name w:val="598C7564215546ADA0EE1D2B95F66CAE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C0D5E025B15E43369E9CF54FF1A0009A5">
    <w:name w:val="C0D5E025B15E43369E9CF54FF1A0009A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A6172C6FD2E4AA280BF289A02C9C82A5">
    <w:name w:val="4A6172C6FD2E4AA280BF289A02C9C82A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4945D7A9FD7F45FEA19A5A8BA545891C5">
    <w:name w:val="4945D7A9FD7F45FEA19A5A8BA545891C5"/>
    <w:rsid w:val="008C26D5"/>
    <w:rPr>
      <w:rFonts w:ascii="Times New Roman" w:eastAsiaTheme="minorHAnsi" w:hAnsi="Times New Roman" w:cs="Times New Roman"/>
      <w:sz w:val="20"/>
      <w:szCs w:val="24"/>
      <w:lang w:eastAsia="en-US"/>
    </w:rPr>
  </w:style>
  <w:style w:type="paragraph" w:customStyle="1" w:styleId="2B992C428CE34E5189B0503CCEA8B2C45">
    <w:name w:val="2B992C428CE34E5189B0503CCEA8B2C45"/>
    <w:rsid w:val="008C26D5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paragraph" w:customStyle="1" w:styleId="594E1DB7297E4AB69BA39444753A16FD5">
    <w:name w:val="594E1DB7297E4AB69BA39444753A16FD5"/>
    <w:rsid w:val="008C26D5"/>
    <w:pPr>
      <w:spacing w:after="0" w:line="360" w:lineRule="auto"/>
      <w:ind w:firstLine="284"/>
      <w:jc w:val="both"/>
    </w:pPr>
    <w:rPr>
      <w:rFonts w:ascii="Times New Roman" w:eastAsiaTheme="minorHAnsi" w:hAnsi="Times New Roman" w:cs="Times New Roman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  <w:doNotRelyOnCSS/>
  <w:pixelsPerInch w:val="120"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A076EDDA1D1A45B7DB7632A2788622" ma:contentTypeVersion="7" ma:contentTypeDescription="Stvaranje novog dokumenta." ma:contentTypeScope="" ma:versionID="3c894342de93919ce37cdf09a9581bb0">
  <xsd:schema xmlns:xsd="http://www.w3.org/2001/XMLSchema" xmlns:xs="http://www.w3.org/2001/XMLSchema" xmlns:p="http://schemas.microsoft.com/office/2006/metadata/properties" xmlns:ns2="ff541d47-9eb7-4c61-b72c-fef7ea1c139e" targetNamespace="http://schemas.microsoft.com/office/2006/metadata/properties" ma:root="true" ma:fieldsID="f3d1b9f2f5598fa59f2980f3f9ec4f46" ns2:_="">
    <xsd:import namespace="ff541d47-9eb7-4c61-b72c-fef7ea1c13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41d47-9eb7-4c61-b72c-fef7ea1c1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AB20F2-479F-4100-9367-DA69515757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41d47-9eb7-4c61-b72c-fef7ea1c13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5CFBE-7B98-4FE3-9789-F4AFF0DA7C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7F88D9-7378-4959-8953-7C3EBE3205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2E5E07-400C-4C41-B225-D147A5B0D1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2385</Words>
  <Characters>13599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RGN fakultet</Company>
  <LinksUpToDate>false</LinksUpToDate>
  <CharactersWithSpaces>15953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Klanfar</dc:creator>
  <cp:keywords/>
  <dc:description/>
  <cp:lastModifiedBy>Mario Klanfar</cp:lastModifiedBy>
  <cp:revision>2</cp:revision>
  <cp:lastPrinted>2018-02-19T12:17:00Z</cp:lastPrinted>
  <dcterms:created xsi:type="dcterms:W3CDTF">2024-09-02T11:41:00Z</dcterms:created>
  <dcterms:modified xsi:type="dcterms:W3CDTF">2024-09-02T11:41:00Z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0x010100DAA076EDDA1D1A45B7DB7632A2788622</vt:lpwstr>
  </property>
</Properties>
</file>